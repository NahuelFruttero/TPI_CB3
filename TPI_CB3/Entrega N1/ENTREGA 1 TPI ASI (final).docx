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2">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3">
      <w:pPr>
        <w:spacing w:after="0" w:line="240" w:lineRule="auto"/>
        <w:jc w:val="center"/>
        <w:rPr>
          <w:rFonts w:ascii="Arial" w:cs="Arial" w:eastAsia="Arial" w:hAnsi="Arial"/>
          <w:b w:val="1"/>
          <w:color w:val="000000"/>
          <w:sz w:val="34"/>
          <w:szCs w:val="34"/>
        </w:rPr>
      </w:pPr>
      <w:r w:rsidDel="00000000" w:rsidR="00000000" w:rsidRPr="00000000">
        <w:rPr>
          <w:rtl w:val="0"/>
        </w:rPr>
      </w:r>
    </w:p>
    <w:p w:rsidR="00000000" w:rsidDel="00000000" w:rsidP="00000000" w:rsidRDefault="00000000" w:rsidRPr="00000000" w14:paraId="00000004">
      <w:pPr>
        <w:spacing w:after="0" w:line="240" w:lineRule="auto"/>
        <w:jc w:val="center"/>
        <w:rPr>
          <w:rFonts w:ascii="Arial" w:cs="Arial" w:eastAsia="Arial" w:hAnsi="Arial"/>
          <w:b w:val="1"/>
          <w:sz w:val="36"/>
          <w:szCs w:val="36"/>
        </w:rPr>
      </w:pPr>
      <w:r w:rsidDel="00000000" w:rsidR="00000000" w:rsidRPr="00000000">
        <w:rPr>
          <w:rFonts w:ascii="Arial" w:cs="Arial" w:eastAsia="Arial" w:hAnsi="Arial"/>
          <w:b w:val="1"/>
          <w:color w:val="000000"/>
          <w:sz w:val="34"/>
          <w:szCs w:val="34"/>
          <w:rtl w:val="0"/>
        </w:rPr>
        <w:t xml:space="preserve">T</w:t>
      </w:r>
      <w:r w:rsidDel="00000000" w:rsidR="00000000" w:rsidRPr="00000000">
        <w:rPr>
          <w:rFonts w:ascii="Arial" w:cs="Arial" w:eastAsia="Arial" w:hAnsi="Arial"/>
          <w:b w:val="1"/>
          <w:color w:val="000000"/>
          <w:sz w:val="36"/>
          <w:szCs w:val="36"/>
          <w:rtl w:val="0"/>
        </w:rPr>
        <w:t xml:space="preserve">RABAJO PRÁCTICO INTEGRADOR</w:t>
      </w:r>
      <w:r w:rsidDel="00000000" w:rsidR="00000000" w:rsidRPr="00000000">
        <w:rPr>
          <w:rtl w:val="0"/>
        </w:rPr>
      </w:r>
    </w:p>
    <w:p w:rsidR="00000000" w:rsidDel="00000000" w:rsidP="00000000" w:rsidRDefault="00000000" w:rsidRPr="00000000" w14:paraId="00000005">
      <w:pPr>
        <w:spacing w:after="0" w:line="240" w:lineRule="auto"/>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6">
      <w:pPr>
        <w:spacing w:after="0" w:line="240" w:lineRule="auto"/>
        <w:jc w:val="center"/>
        <w:rPr>
          <w:rFonts w:ascii="Arial" w:cs="Arial" w:eastAsia="Arial" w:hAnsi="Arial"/>
          <w:b w:val="1"/>
          <w:sz w:val="36"/>
          <w:szCs w:val="36"/>
        </w:rPr>
      </w:pPr>
      <w:r w:rsidDel="00000000" w:rsidR="00000000" w:rsidRPr="00000000">
        <w:rPr>
          <w:rFonts w:ascii="Arial" w:cs="Arial" w:eastAsia="Arial" w:hAnsi="Arial"/>
          <w:b w:val="1"/>
          <w:color w:val="000000"/>
          <w:sz w:val="36"/>
          <w:szCs w:val="36"/>
          <w:rtl w:val="0"/>
        </w:rPr>
        <w:t xml:space="preserve">“PLANTA DE INSPECCIÓN TÉCNICA VEHICULAR”</w:t>
      </w:r>
      <w:r w:rsidDel="00000000" w:rsidR="00000000" w:rsidRPr="00000000">
        <w:rPr>
          <w:rtl w:val="0"/>
        </w:rPr>
      </w:r>
    </w:p>
    <w:p w:rsidR="00000000" w:rsidDel="00000000" w:rsidP="00000000" w:rsidRDefault="00000000" w:rsidRPr="00000000" w14:paraId="00000007">
      <w:pPr>
        <w:spacing w:after="0" w:line="240" w:lineRule="auto"/>
        <w:jc w:val="center"/>
        <w:rPr>
          <w:rFonts w:ascii="Arial" w:cs="Arial" w:eastAsia="Arial" w:hAnsi="Arial"/>
          <w:b w:val="1"/>
          <w:sz w:val="36"/>
          <w:szCs w:val="36"/>
        </w:rPr>
      </w:pPr>
      <w:r w:rsidDel="00000000" w:rsidR="00000000" w:rsidRPr="00000000">
        <w:rPr>
          <w:rFonts w:ascii="Arial" w:cs="Arial" w:eastAsia="Arial" w:hAnsi="Arial"/>
          <w:b w:val="1"/>
          <w:color w:val="000000"/>
          <w:sz w:val="36"/>
          <w:szCs w:val="36"/>
          <w:rtl w:val="0"/>
        </w:rPr>
        <w:t xml:space="preserve"> </w:t>
      </w:r>
      <w:r w:rsidDel="00000000" w:rsidR="00000000" w:rsidRPr="00000000">
        <w:rPr>
          <w:rtl w:val="0"/>
        </w:rPr>
      </w:r>
    </w:p>
    <w:p w:rsidR="00000000" w:rsidDel="00000000" w:rsidP="00000000" w:rsidRDefault="00000000" w:rsidRPr="00000000" w14:paraId="00000008">
      <w:pPr>
        <w:spacing w:after="0" w:line="240" w:lineRule="auto"/>
        <w:jc w:val="center"/>
        <w:rPr>
          <w:rFonts w:ascii="Arial" w:cs="Arial" w:eastAsia="Arial" w:hAnsi="Arial"/>
          <w:b w:val="1"/>
          <w:color w:val="000000"/>
          <w:sz w:val="36"/>
          <w:szCs w:val="36"/>
        </w:rPr>
      </w:pPr>
      <w:r w:rsidDel="00000000" w:rsidR="00000000" w:rsidRPr="00000000">
        <w:rPr>
          <w:rFonts w:ascii="Arial" w:cs="Arial" w:eastAsia="Arial" w:hAnsi="Arial"/>
          <w:b w:val="1"/>
          <w:color w:val="000000"/>
          <w:sz w:val="36"/>
          <w:szCs w:val="36"/>
          <w:rtl w:val="0"/>
        </w:rPr>
        <w:t xml:space="preserve">ENTREGA N°1 </w:t>
      </w:r>
    </w:p>
    <w:p w:rsidR="00000000" w:rsidDel="00000000" w:rsidP="00000000" w:rsidRDefault="00000000" w:rsidRPr="00000000" w14:paraId="00000009">
      <w:pPr>
        <w:spacing w:after="0" w:line="240" w:lineRule="auto"/>
        <w:jc w:val="center"/>
        <w:rPr>
          <w:rFonts w:ascii="Arial" w:cs="Arial" w:eastAsia="Arial" w:hAnsi="Arial"/>
          <w:b w:val="1"/>
          <w:sz w:val="34"/>
          <w:szCs w:val="34"/>
        </w:rPr>
      </w:pPr>
      <w:r w:rsidDel="00000000" w:rsidR="00000000" w:rsidRPr="00000000">
        <w:rPr>
          <w:rtl w:val="0"/>
        </w:rPr>
      </w:r>
    </w:p>
    <w:p w:rsidR="00000000" w:rsidDel="00000000" w:rsidP="00000000" w:rsidRDefault="00000000" w:rsidRPr="00000000" w14:paraId="0000000A">
      <w:pPr>
        <w:spacing w:after="0" w:line="240" w:lineRule="auto"/>
        <w:jc w:val="center"/>
        <w:rPr>
          <w:rFonts w:ascii="Arial" w:cs="Arial" w:eastAsia="Arial" w:hAnsi="Arial"/>
          <w:b w:val="1"/>
          <w:sz w:val="34"/>
          <w:szCs w:val="34"/>
        </w:rPr>
      </w:pPr>
      <w:r w:rsidDel="00000000" w:rsidR="00000000" w:rsidRPr="00000000">
        <w:rPr>
          <w:rtl w:val="0"/>
        </w:rPr>
      </w:r>
    </w:p>
    <w:p w:rsidR="00000000" w:rsidDel="00000000" w:rsidP="00000000" w:rsidRDefault="00000000" w:rsidRPr="00000000" w14:paraId="0000000B">
      <w:pPr>
        <w:spacing w:after="24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C">
      <w:pPr>
        <w:spacing w:after="0" w:line="240" w:lineRule="auto"/>
        <w:rPr>
          <w:rFonts w:ascii="Arial" w:cs="Arial" w:eastAsia="Arial" w:hAnsi="Arial"/>
          <w:i w:val="1"/>
          <w:color w:val="000000"/>
          <w:sz w:val="24"/>
          <w:szCs w:val="24"/>
          <w:u w:val="single"/>
        </w:rPr>
      </w:pPr>
      <w:r w:rsidDel="00000000" w:rsidR="00000000" w:rsidRPr="00000000">
        <w:rPr>
          <w:rFonts w:ascii="Arial" w:cs="Arial" w:eastAsia="Arial" w:hAnsi="Arial"/>
          <w:i w:val="1"/>
          <w:color w:val="000000"/>
          <w:sz w:val="24"/>
          <w:szCs w:val="24"/>
          <w:u w:val="single"/>
          <w:rtl w:val="0"/>
        </w:rPr>
        <w:t xml:space="preserve">DOCENTES:</w:t>
      </w:r>
    </w:p>
    <w:p w:rsidR="00000000" w:rsidDel="00000000" w:rsidP="00000000" w:rsidRDefault="00000000" w:rsidRPr="00000000" w14:paraId="0000000D">
      <w:pPr>
        <w:spacing w:after="0" w:line="240" w:lineRule="auto"/>
        <w:rPr>
          <w:rFonts w:ascii="Arial" w:cs="Arial" w:eastAsia="Arial" w:hAnsi="Arial"/>
          <w:sz w:val="24"/>
          <w:szCs w:val="24"/>
          <w:u w:val="single"/>
        </w:rPr>
      </w:pPr>
      <w:r w:rsidDel="00000000" w:rsidR="00000000" w:rsidRPr="00000000">
        <w:rPr>
          <w:rtl w:val="0"/>
        </w:rPr>
      </w:r>
    </w:p>
    <w:p w:rsidR="00000000" w:rsidDel="00000000" w:rsidP="00000000" w:rsidRDefault="00000000" w:rsidRPr="00000000" w14:paraId="0000000E">
      <w:pPr>
        <w:spacing w:after="0" w:line="240" w:lineRule="auto"/>
        <w:rPr>
          <w:rFonts w:ascii="Arial" w:cs="Arial" w:eastAsia="Arial" w:hAnsi="Arial"/>
          <w:i w:val="1"/>
          <w:sz w:val="24"/>
          <w:szCs w:val="24"/>
        </w:rPr>
      </w:pPr>
      <w:r w:rsidDel="00000000" w:rsidR="00000000" w:rsidRPr="00000000">
        <w:rPr>
          <w:rFonts w:ascii="Arial" w:cs="Arial" w:eastAsia="Arial" w:hAnsi="Arial"/>
          <w:i w:val="1"/>
          <w:color w:val="000000"/>
          <w:sz w:val="24"/>
          <w:szCs w:val="24"/>
          <w:rtl w:val="0"/>
        </w:rPr>
        <w:t xml:space="preserve">ING. Valeria Ortiz Quiróz</w:t>
      </w:r>
      <w:r w:rsidDel="00000000" w:rsidR="00000000" w:rsidRPr="00000000">
        <w:rPr>
          <w:rtl w:val="0"/>
        </w:rPr>
      </w:r>
    </w:p>
    <w:p w:rsidR="00000000" w:rsidDel="00000000" w:rsidP="00000000" w:rsidRDefault="00000000" w:rsidRPr="00000000" w14:paraId="0000000F">
      <w:pPr>
        <w:spacing w:after="0" w:line="240" w:lineRule="auto"/>
        <w:rPr>
          <w:rFonts w:ascii="Arial" w:cs="Arial" w:eastAsia="Arial" w:hAnsi="Arial"/>
          <w:i w:val="1"/>
          <w:sz w:val="24"/>
          <w:szCs w:val="24"/>
        </w:rPr>
      </w:pPr>
      <w:r w:rsidDel="00000000" w:rsidR="00000000" w:rsidRPr="00000000">
        <w:rPr>
          <w:rFonts w:ascii="Arial" w:cs="Arial" w:eastAsia="Arial" w:hAnsi="Arial"/>
          <w:i w:val="1"/>
          <w:color w:val="000000"/>
          <w:sz w:val="24"/>
          <w:szCs w:val="24"/>
          <w:rtl w:val="0"/>
        </w:rPr>
        <w:t xml:space="preserve">ING. Paola Simelli</w:t>
      </w:r>
      <w:r w:rsidDel="00000000" w:rsidR="00000000" w:rsidRPr="00000000">
        <w:rPr>
          <w:rtl w:val="0"/>
        </w:rPr>
      </w:r>
    </w:p>
    <w:p w:rsidR="00000000" w:rsidDel="00000000" w:rsidP="00000000" w:rsidRDefault="00000000" w:rsidRPr="00000000" w14:paraId="00000010">
      <w:pPr>
        <w:spacing w:after="0" w:line="240" w:lineRule="auto"/>
        <w:rPr>
          <w:rFonts w:ascii="Arial" w:cs="Arial" w:eastAsia="Arial" w:hAnsi="Arial"/>
          <w:i w:val="1"/>
          <w:color w:val="000000"/>
          <w:sz w:val="24"/>
          <w:szCs w:val="24"/>
        </w:rPr>
      </w:pPr>
      <w:r w:rsidDel="00000000" w:rsidR="00000000" w:rsidRPr="00000000">
        <w:rPr>
          <w:rFonts w:ascii="Arial" w:cs="Arial" w:eastAsia="Arial" w:hAnsi="Arial"/>
          <w:i w:val="1"/>
          <w:color w:val="000000"/>
          <w:sz w:val="24"/>
          <w:szCs w:val="24"/>
          <w:rtl w:val="0"/>
        </w:rPr>
        <w:t xml:space="preserve">ING. Laura Achetta</w:t>
      </w:r>
    </w:p>
    <w:p w:rsidR="00000000" w:rsidDel="00000000" w:rsidP="00000000" w:rsidRDefault="00000000" w:rsidRPr="00000000" w14:paraId="00000011">
      <w:pPr>
        <w:spacing w:after="0" w:line="240" w:lineRule="auto"/>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12">
      <w:pPr>
        <w:spacing w:after="24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3">
      <w:pPr>
        <w:spacing w:after="0" w:line="240" w:lineRule="auto"/>
        <w:rPr>
          <w:rFonts w:ascii="Arial" w:cs="Arial" w:eastAsia="Arial" w:hAnsi="Arial"/>
          <w:i w:val="1"/>
          <w:sz w:val="24"/>
          <w:szCs w:val="24"/>
        </w:rPr>
      </w:pPr>
      <w:r w:rsidDel="00000000" w:rsidR="00000000" w:rsidRPr="00000000">
        <w:rPr>
          <w:rFonts w:ascii="Arial" w:cs="Arial" w:eastAsia="Arial" w:hAnsi="Arial"/>
          <w:i w:val="1"/>
          <w:color w:val="000000"/>
          <w:sz w:val="24"/>
          <w:szCs w:val="24"/>
          <w:u w:val="single"/>
          <w:rtl w:val="0"/>
        </w:rPr>
        <w:t xml:space="preserve">GRUPO:</w:t>
      </w: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i w:val="1"/>
          <w:color w:val="000000"/>
          <w:sz w:val="24"/>
          <w:szCs w:val="24"/>
          <w:rtl w:val="0"/>
        </w:rPr>
        <w:t xml:space="preserve">TPI_CB3</w:t>
      </w:r>
      <w:r w:rsidDel="00000000" w:rsidR="00000000" w:rsidRPr="00000000">
        <w:rPr>
          <w:rtl w:val="0"/>
        </w:rPr>
      </w:r>
    </w:p>
    <w:p w:rsidR="00000000" w:rsidDel="00000000" w:rsidP="00000000" w:rsidRDefault="00000000" w:rsidRPr="00000000" w14:paraId="00000014">
      <w:pPr>
        <w:spacing w:after="0" w:line="240" w:lineRule="auto"/>
        <w:rPr>
          <w:rFonts w:ascii="Arial" w:cs="Arial" w:eastAsia="Arial" w:hAnsi="Arial"/>
          <w:sz w:val="24"/>
          <w:szCs w:val="24"/>
        </w:rPr>
      </w:pPr>
      <w:r w:rsidDel="00000000" w:rsidR="00000000" w:rsidRPr="00000000">
        <w:rPr>
          <w:rFonts w:ascii="Arial" w:cs="Arial" w:eastAsia="Arial" w:hAnsi="Arial"/>
          <w:color w:val="000000"/>
          <w:sz w:val="24"/>
          <w:szCs w:val="24"/>
          <w:rtl w:val="0"/>
        </w:rPr>
        <w:tab/>
      </w:r>
      <w:r w:rsidDel="00000000" w:rsidR="00000000" w:rsidRPr="00000000">
        <w:rPr>
          <w:rtl w:val="0"/>
        </w:rPr>
      </w:r>
    </w:p>
    <w:p w:rsidR="00000000" w:rsidDel="00000000" w:rsidP="00000000" w:rsidRDefault="00000000" w:rsidRPr="00000000" w14:paraId="00000015">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6">
      <w:pPr>
        <w:spacing w:after="0" w:line="240" w:lineRule="auto"/>
        <w:rPr>
          <w:rFonts w:ascii="Arial" w:cs="Arial" w:eastAsia="Arial" w:hAnsi="Arial"/>
          <w:i w:val="1"/>
          <w:sz w:val="24"/>
          <w:szCs w:val="24"/>
        </w:rPr>
      </w:pPr>
      <w:r w:rsidDel="00000000" w:rsidR="00000000" w:rsidRPr="00000000">
        <w:rPr>
          <w:rFonts w:ascii="Arial" w:cs="Arial" w:eastAsia="Arial" w:hAnsi="Arial"/>
          <w:i w:val="1"/>
          <w:color w:val="000000"/>
          <w:sz w:val="24"/>
          <w:szCs w:val="24"/>
          <w:u w:val="single"/>
          <w:rtl w:val="0"/>
        </w:rPr>
        <w:t xml:space="preserve">ALUMNOS:</w:t>
      </w:r>
      <w:r w:rsidDel="00000000" w:rsidR="00000000" w:rsidRPr="00000000">
        <w:rPr>
          <w:rtl w:val="0"/>
        </w:rPr>
      </w:r>
    </w:p>
    <w:p w:rsidR="00000000" w:rsidDel="00000000" w:rsidP="00000000" w:rsidRDefault="00000000" w:rsidRPr="00000000" w14:paraId="00000017">
      <w:pPr>
        <w:spacing w:after="0" w:line="240" w:lineRule="auto"/>
        <w:rPr>
          <w:rFonts w:ascii="Arial" w:cs="Arial" w:eastAsia="Arial" w:hAnsi="Arial"/>
          <w:sz w:val="24"/>
          <w:szCs w:val="24"/>
        </w:rPr>
      </w:pPr>
      <w:r w:rsidDel="00000000" w:rsidR="00000000" w:rsidRPr="00000000">
        <w:rPr>
          <w:rFonts w:ascii="Arial" w:cs="Arial" w:eastAsia="Arial" w:hAnsi="Arial"/>
          <w:color w:val="000000"/>
          <w:sz w:val="24"/>
          <w:szCs w:val="24"/>
          <w:rtl w:val="0"/>
        </w:rPr>
        <w:tab/>
        <w:t xml:space="preserve">     </w:t>
      </w:r>
      <w:r w:rsidDel="00000000" w:rsidR="00000000" w:rsidRPr="00000000">
        <w:rPr>
          <w:rtl w:val="0"/>
        </w:rPr>
      </w:r>
    </w:p>
    <w:p w:rsidR="00000000" w:rsidDel="00000000" w:rsidP="00000000" w:rsidRDefault="00000000" w:rsidRPr="00000000" w14:paraId="00000018">
      <w:pPr>
        <w:spacing w:after="12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TESTA, Fabrizio Valentino -                            </w:t>
      </w:r>
      <w:hyperlink r:id="rId7">
        <w:r w:rsidDel="00000000" w:rsidR="00000000" w:rsidRPr="00000000">
          <w:rPr>
            <w:rFonts w:ascii="Arial" w:cs="Arial" w:eastAsia="Arial" w:hAnsi="Arial"/>
            <w:color w:val="0563c1"/>
            <w:sz w:val="24"/>
            <w:szCs w:val="24"/>
            <w:u w:val="single"/>
            <w:rtl w:val="0"/>
          </w:rPr>
          <w:t xml:space="preserve">valentinotesta60@gmail.com</w:t>
        </w:r>
      </w:hyperlink>
      <w:r w:rsidDel="00000000" w:rsidR="00000000" w:rsidRPr="00000000">
        <w:rPr>
          <w:rtl w:val="0"/>
        </w:rPr>
      </w:r>
    </w:p>
    <w:p w:rsidR="00000000" w:rsidDel="00000000" w:rsidP="00000000" w:rsidRDefault="00000000" w:rsidRPr="00000000" w14:paraId="00000019">
      <w:pPr>
        <w:spacing w:after="12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LÓPEZ, Estefanía Melina -                              </w:t>
      </w:r>
      <w:hyperlink r:id="rId8">
        <w:r w:rsidDel="00000000" w:rsidR="00000000" w:rsidRPr="00000000">
          <w:rPr>
            <w:rFonts w:ascii="Arial" w:cs="Arial" w:eastAsia="Arial" w:hAnsi="Arial"/>
            <w:color w:val="0563c1"/>
            <w:sz w:val="24"/>
            <w:szCs w:val="24"/>
            <w:u w:val="single"/>
            <w:rtl w:val="0"/>
          </w:rPr>
          <w:t xml:space="preserve">estefanialope19@gmail.com</w:t>
        </w:r>
      </w:hyperlink>
      <w:r w:rsidDel="00000000" w:rsidR="00000000" w:rsidRPr="00000000">
        <w:rPr>
          <w:rtl w:val="0"/>
        </w:rPr>
      </w:r>
    </w:p>
    <w:p w:rsidR="00000000" w:rsidDel="00000000" w:rsidP="00000000" w:rsidRDefault="00000000" w:rsidRPr="00000000" w14:paraId="0000001A">
      <w:pPr>
        <w:spacing w:after="12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FRUTTERO, Santiago Nahuel -                       </w:t>
      </w:r>
      <w:hyperlink r:id="rId9">
        <w:r w:rsidDel="00000000" w:rsidR="00000000" w:rsidRPr="00000000">
          <w:rPr>
            <w:rFonts w:ascii="Arial" w:cs="Arial" w:eastAsia="Arial" w:hAnsi="Arial"/>
            <w:color w:val="0563c1"/>
            <w:sz w:val="24"/>
            <w:szCs w:val="24"/>
            <w:u w:val="single"/>
            <w:rtl w:val="0"/>
          </w:rPr>
          <w:t xml:space="preserve">nahuelfruttero@gmail.com</w:t>
        </w:r>
      </w:hyperlink>
      <w:r w:rsidDel="00000000" w:rsidR="00000000" w:rsidRPr="00000000">
        <w:rPr>
          <w:rtl w:val="0"/>
        </w:rPr>
      </w:r>
    </w:p>
    <w:p w:rsidR="00000000" w:rsidDel="00000000" w:rsidP="00000000" w:rsidRDefault="00000000" w:rsidRPr="00000000" w14:paraId="0000001B">
      <w:pPr>
        <w:spacing w:after="12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ROLON, Mateo -                                              </w:t>
      </w:r>
      <w:hyperlink r:id="rId10">
        <w:r w:rsidDel="00000000" w:rsidR="00000000" w:rsidRPr="00000000">
          <w:rPr>
            <w:rFonts w:ascii="Arial" w:cs="Arial" w:eastAsia="Arial" w:hAnsi="Arial"/>
            <w:color w:val="0563c1"/>
            <w:sz w:val="24"/>
            <w:szCs w:val="24"/>
            <w:u w:val="single"/>
            <w:rtl w:val="0"/>
          </w:rPr>
          <w:t xml:space="preserve">mateorolon64@gmail.com</w:t>
        </w:r>
      </w:hyperlink>
      <w:r w:rsidDel="00000000" w:rsidR="00000000" w:rsidRPr="00000000">
        <w:rPr>
          <w:rtl w:val="0"/>
        </w:rPr>
      </w:r>
    </w:p>
    <w:p w:rsidR="00000000" w:rsidDel="00000000" w:rsidP="00000000" w:rsidRDefault="00000000" w:rsidRPr="00000000" w14:paraId="0000001C">
      <w:pPr>
        <w:spacing w:after="120" w:line="240" w:lineRule="auto"/>
        <w:rPr>
          <w:rFonts w:ascii="Arial" w:cs="Arial" w:eastAsia="Arial" w:hAnsi="Arial"/>
          <w:color w:val="0563c1"/>
          <w:sz w:val="24"/>
          <w:szCs w:val="24"/>
          <w:u w:val="single"/>
        </w:rPr>
      </w:pPr>
      <w:r w:rsidDel="00000000" w:rsidR="00000000" w:rsidRPr="00000000">
        <w:rPr>
          <w:rFonts w:ascii="Arial" w:cs="Arial" w:eastAsia="Arial" w:hAnsi="Arial"/>
          <w:sz w:val="24"/>
          <w:szCs w:val="24"/>
          <w:rtl w:val="0"/>
        </w:rPr>
        <w:t xml:space="preserve">GUZMÁN, Samira Belén -                                </w:t>
      </w:r>
      <w:r w:rsidDel="00000000" w:rsidR="00000000" w:rsidRPr="00000000">
        <w:rPr>
          <w:rFonts w:ascii="Arial" w:cs="Arial" w:eastAsia="Arial" w:hAnsi="Arial"/>
          <w:color w:val="0563c1"/>
          <w:sz w:val="24"/>
          <w:szCs w:val="24"/>
          <w:u w:val="single"/>
          <w:rtl w:val="0"/>
        </w:rPr>
        <w:t xml:space="preserve">samirabelen.2023@gmail.com</w:t>
      </w:r>
    </w:p>
    <w:p w:rsidR="00000000" w:rsidDel="00000000" w:rsidP="00000000" w:rsidRDefault="00000000" w:rsidRPr="00000000" w14:paraId="0000001D">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E">
      <w:pPr>
        <w:rPr>
          <w:rFonts w:ascii="Arial" w:cs="Arial" w:eastAsia="Arial" w:hAnsi="Arial"/>
          <w:color w:val="000000"/>
          <w:sz w:val="24"/>
          <w:szCs w:val="24"/>
        </w:rPr>
      </w:pPr>
      <w:r w:rsidDel="00000000" w:rsidR="00000000" w:rsidRPr="00000000">
        <w:rPr>
          <w:rFonts w:ascii="Arial" w:cs="Arial" w:eastAsia="Arial" w:hAnsi="Arial"/>
          <w:sz w:val="24"/>
          <w:szCs w:val="24"/>
          <w:rtl w:val="0"/>
        </w:rPr>
        <w:br w:type="textWrapping"/>
      </w:r>
      <w:r w:rsidDel="00000000" w:rsidR="00000000" w:rsidRPr="00000000">
        <w:rPr>
          <w:rFonts w:ascii="Arial" w:cs="Arial" w:eastAsia="Arial" w:hAnsi="Arial"/>
          <w:i w:val="1"/>
          <w:color w:val="000000"/>
          <w:sz w:val="24"/>
          <w:szCs w:val="24"/>
          <w:u w:val="single"/>
          <w:rtl w:val="0"/>
        </w:rPr>
        <w:t xml:space="preserve">AÑO DE CURSADO:</w:t>
      </w:r>
      <w:r w:rsidDel="00000000" w:rsidR="00000000" w:rsidRPr="00000000">
        <w:rPr>
          <w:rFonts w:ascii="Arial" w:cs="Arial" w:eastAsia="Arial" w:hAnsi="Arial"/>
          <w:color w:val="000000"/>
          <w:sz w:val="24"/>
          <w:szCs w:val="24"/>
          <w:rtl w:val="0"/>
        </w:rPr>
        <w:t xml:space="preserve"> 2024</w:t>
      </w:r>
    </w:p>
    <w:p w:rsidR="00000000" w:rsidDel="00000000" w:rsidP="00000000" w:rsidRDefault="00000000" w:rsidRPr="00000000" w14:paraId="0000001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0">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1">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Villa María, 27 de Mayo de 2024</w:t>
      </w:r>
    </w:p>
    <w:p w:rsidR="00000000" w:rsidDel="00000000" w:rsidP="00000000" w:rsidRDefault="00000000" w:rsidRPr="00000000" w14:paraId="00000022">
      <w:pPr>
        <w:rPr>
          <w:rFonts w:ascii="Arial" w:cs="Arial" w:eastAsia="Arial" w:hAnsi="Arial"/>
          <w:b w:val="1"/>
          <w:sz w:val="34"/>
          <w:szCs w:val="34"/>
          <w:u w:val="single"/>
        </w:rPr>
      </w:pPr>
      <w:r w:rsidDel="00000000" w:rsidR="00000000" w:rsidRPr="00000000">
        <w:rPr>
          <w:rtl w:val="0"/>
        </w:rPr>
      </w:r>
    </w:p>
    <w:p w:rsidR="00000000" w:rsidDel="00000000" w:rsidP="00000000" w:rsidRDefault="00000000" w:rsidRPr="00000000" w14:paraId="00000023">
      <w:pPr>
        <w:jc w:val="center"/>
        <w:rPr>
          <w:rFonts w:ascii="Arial" w:cs="Arial" w:eastAsia="Arial" w:hAnsi="Arial"/>
          <w:b w:val="1"/>
          <w:sz w:val="34"/>
          <w:szCs w:val="34"/>
          <w:u w:val="single"/>
        </w:rPr>
      </w:pPr>
      <w:r w:rsidDel="00000000" w:rsidR="00000000" w:rsidRPr="00000000">
        <w:rPr>
          <w:rFonts w:ascii="Arial" w:cs="Arial" w:eastAsia="Arial" w:hAnsi="Arial"/>
          <w:b w:val="1"/>
          <w:sz w:val="34"/>
          <w:szCs w:val="34"/>
          <w:u w:val="single"/>
          <w:rtl w:val="0"/>
        </w:rPr>
        <w:t xml:space="preserve">ÍNDICE:</w:t>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10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100" w:lineRule="auto"/>
        <w:rPr>
          <w:rFonts w:ascii="Arial" w:cs="Arial" w:eastAsia="Arial" w:hAnsi="Arial"/>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6">
          <w:pPr>
            <w:widowControl w:val="0"/>
            <w:tabs>
              <w:tab w:val="right" w:leader="none" w:pos="12000"/>
            </w:tabs>
            <w:spacing w:after="0" w:before="60" w:line="240" w:lineRule="auto"/>
            <w:rPr>
              <w:rFonts w:ascii="Arial" w:cs="Arial" w:eastAsia="Arial" w:hAnsi="Arial"/>
              <w:b w:val="1"/>
              <w:color w:val="000000"/>
            </w:rPr>
          </w:pPr>
          <w:r w:rsidDel="00000000" w:rsidR="00000000" w:rsidRPr="00000000">
            <w:fldChar w:fldCharType="begin"/>
            <w:instrText xml:space="preserve"> TOC \h \u \z \t "Heading 1,1,Heading 2,2,Heading 3,3,Heading 4,4,Heading 5,5,Heading 6,6,"</w:instrText>
            <w:fldChar w:fldCharType="separate"/>
          </w:r>
          <w:hyperlink w:anchor="_heading=h.urkbj4br4gpe">
            <w:r w:rsidDel="00000000" w:rsidR="00000000" w:rsidRPr="00000000">
              <w:rPr>
                <w:i w:val="1"/>
                <w:color w:val="000000"/>
                <w:sz w:val="28"/>
                <w:szCs w:val="28"/>
                <w:rtl w:val="0"/>
              </w:rPr>
              <w:t xml:space="preserve">Introducción al Trabajo</w:t>
              <w:tab/>
              <w:t xml:space="preserve">2</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rPr>
              <w:rFonts w:ascii="Arial" w:cs="Arial" w:eastAsia="Arial" w:hAnsi="Arial"/>
              <w:b w:val="1"/>
              <w:color w:val="000000"/>
            </w:rPr>
          </w:pPr>
          <w:hyperlink w:anchor="_heading=h.wc1ye1tgs5nz">
            <w:r w:rsidDel="00000000" w:rsidR="00000000" w:rsidRPr="00000000">
              <w:rPr>
                <w:i w:val="1"/>
                <w:color w:val="000000"/>
                <w:sz w:val="28"/>
                <w:szCs w:val="28"/>
                <w:rtl w:val="0"/>
              </w:rPr>
              <w:t xml:space="preserve">Descripción detallada del funcionamiento actual de la Organización</w:t>
              <w:tab/>
              <w:t xml:space="preserve">3</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rPr>
              <w:rFonts w:ascii="Arial" w:cs="Arial" w:eastAsia="Arial" w:hAnsi="Arial"/>
              <w:b w:val="1"/>
              <w:color w:val="000000"/>
            </w:rPr>
          </w:pPr>
          <w:hyperlink w:anchor="_heading=h.b4jww6ckybb8">
            <w:r w:rsidDel="00000000" w:rsidR="00000000" w:rsidRPr="00000000">
              <w:rPr>
                <w:i w:val="1"/>
                <w:color w:val="000000"/>
                <w:sz w:val="28"/>
                <w:szCs w:val="28"/>
                <w:rtl w:val="0"/>
              </w:rPr>
              <w:t xml:space="preserve">Identificación de Procesos de Negocio Actuales</w:t>
              <w:tab/>
              <w:t xml:space="preserve">4</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rPr>
              <w:rFonts w:ascii="Arial" w:cs="Arial" w:eastAsia="Arial" w:hAnsi="Arial"/>
              <w:b w:val="1"/>
              <w:color w:val="000000"/>
            </w:rPr>
          </w:pPr>
          <w:hyperlink w:anchor="_heading=h.d3ce2gbe3umm">
            <w:r w:rsidDel="00000000" w:rsidR="00000000" w:rsidRPr="00000000">
              <w:rPr>
                <w:i w:val="1"/>
                <w:color w:val="000000"/>
                <w:sz w:val="28"/>
                <w:szCs w:val="28"/>
                <w:rtl w:val="0"/>
              </w:rPr>
              <w:t xml:space="preserve">Mapa de Procesos</w:t>
              <w:tab/>
              <w:t xml:space="preserve">5</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rPr>
              <w:rFonts w:ascii="Arial" w:cs="Arial" w:eastAsia="Arial" w:hAnsi="Arial"/>
              <w:b w:val="1"/>
              <w:color w:val="000000"/>
            </w:rPr>
          </w:pPr>
          <w:hyperlink w:anchor="_heading=h.3cidd7j5e1dx">
            <w:r w:rsidDel="00000000" w:rsidR="00000000" w:rsidRPr="00000000">
              <w:rPr>
                <w:i w:val="1"/>
                <w:color w:val="000000"/>
                <w:sz w:val="28"/>
                <w:szCs w:val="28"/>
                <w:rtl w:val="0"/>
              </w:rPr>
              <w:t xml:space="preserve">Plantilla de Negocio asociada</w:t>
              <w:tab/>
              <w:t xml:space="preserve">6</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rPr>
              <w:rFonts w:ascii="Arial" w:cs="Arial" w:eastAsia="Arial" w:hAnsi="Arial"/>
              <w:b w:val="1"/>
              <w:color w:val="000000"/>
            </w:rPr>
          </w:pPr>
          <w:hyperlink w:anchor="_heading=h.9hj14vx6kjm6">
            <w:r w:rsidDel="00000000" w:rsidR="00000000" w:rsidRPr="00000000">
              <w:rPr>
                <w:i w:val="1"/>
                <w:color w:val="000000"/>
                <w:sz w:val="28"/>
                <w:szCs w:val="28"/>
                <w:rtl w:val="0"/>
              </w:rPr>
              <w:t xml:space="preserve">BPMN</w:t>
              <w:tab/>
              <w:t xml:space="preserve">8</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rPr>
              <w:rFonts w:ascii="Arial" w:cs="Arial" w:eastAsia="Arial" w:hAnsi="Arial"/>
              <w:b w:val="1"/>
              <w:color w:val="000000"/>
            </w:rPr>
          </w:pPr>
          <w:hyperlink w:anchor="_heading=h.co1x421xbiak">
            <w:r w:rsidDel="00000000" w:rsidR="00000000" w:rsidRPr="00000000">
              <w:rPr>
                <w:i w:val="1"/>
                <w:color w:val="000000"/>
                <w:sz w:val="28"/>
                <w:szCs w:val="28"/>
                <w:rtl w:val="0"/>
              </w:rPr>
              <w:t xml:space="preserve">Bibliografía utilizada</w:t>
              <w:tab/>
              <w:t xml:space="preserve">10</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ind w:left="360" w:firstLine="0"/>
            <w:rPr>
              <w:rFonts w:ascii="Arial" w:cs="Arial" w:eastAsia="Arial" w:hAnsi="Arial"/>
              <w:color w:val="000000"/>
            </w:rPr>
          </w:pPr>
          <w:hyperlink w:anchor="_heading=h.6yvjs02idrzb">
            <w:r w:rsidDel="00000000" w:rsidR="00000000" w:rsidRPr="00000000">
              <w:rPr>
                <w:rFonts w:ascii="Arial" w:cs="Arial" w:eastAsia="Arial" w:hAnsi="Arial"/>
                <w:color w:val="000000"/>
                <w:rtl w:val="0"/>
              </w:rPr>
              <w:t xml:space="preserve">Anexos (links Mapa- BPMN)</w:t>
              <w:tab/>
              <w:t xml:space="preserve">10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10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10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0">
      <w:pPr>
        <w:jc w:val="center"/>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031">
      <w:pPr>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032">
      <w:pPr>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033">
      <w:pPr>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034">
      <w:pPr>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035">
      <w:pPr>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036">
      <w:pPr>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037">
      <w:pPr>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038">
      <w:pPr>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039">
      <w:pPr>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03A">
      <w:pPr>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03B">
      <w:pPr>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03C">
      <w:pPr>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03D">
      <w:pPr>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03E">
      <w:pPr>
        <w:pStyle w:val="Heading1"/>
        <w:rPr/>
      </w:pPr>
      <w:bookmarkStart w:colFirst="0" w:colLast="0" w:name="_heading=h.urkbj4br4gpe" w:id="0"/>
      <w:bookmarkEnd w:id="0"/>
      <w:r w:rsidDel="00000000" w:rsidR="00000000" w:rsidRPr="00000000">
        <w:rPr>
          <w:b w:val="1"/>
          <w:i w:val="1"/>
          <w:color w:val="000000"/>
          <w:sz w:val="36"/>
          <w:szCs w:val="36"/>
          <w:u w:val="single"/>
          <w:rtl w:val="0"/>
        </w:rPr>
        <w:t xml:space="preserve">Introducción al Trabajo </w:t>
      </w:r>
      <w:r w:rsidDel="00000000" w:rsidR="00000000" w:rsidRPr="00000000">
        <w:rPr>
          <w:rtl w:val="0"/>
        </w:rPr>
      </w:r>
    </w:p>
    <w:p w:rsidR="00000000" w:rsidDel="00000000" w:rsidP="00000000" w:rsidRDefault="00000000" w:rsidRPr="00000000" w14:paraId="0000003F">
      <w:pPr>
        <w:spacing w:after="0" w:line="240" w:lineRule="auto"/>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nombre de la institución – domicilio – objetivos que se persiguen con el desarrollo del Trabajo Integrador. </w:t>
      </w:r>
    </w:p>
    <w:p w:rsidR="00000000" w:rsidDel="00000000" w:rsidP="00000000" w:rsidRDefault="00000000" w:rsidRPr="00000000" w14:paraId="0000004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Somos el grupo TPI_CB3, de la cátedra Análisis de Sistemas de Información, en la carrera Ingeniería en Sistemas de Información de la Universidad Tecnológica Nacional (Facultad Regional Villa María). Nuestra institución se encuentra ubicada en la Av. Universidad 450, x5900 Villa María, Córdoba, Argentina.</w:t>
      </w:r>
      <w:r w:rsidDel="00000000" w:rsidR="00000000" w:rsidRPr="00000000">
        <w:rPr>
          <w:rtl w:val="0"/>
        </w:rPr>
      </w:r>
    </w:p>
    <w:p w:rsidR="00000000" w:rsidDel="00000000" w:rsidP="00000000" w:rsidRDefault="00000000" w:rsidRPr="00000000" w14:paraId="0000004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En este trabajo nos enfocaremos en analizar el sistema de la Estación de Verificación Técnica Vehicular (VTV).</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Arial" w:cs="Arial" w:eastAsia="Arial" w:hAnsi="Arial"/>
          <w:color w:val="000000"/>
          <w:sz w:val="24"/>
          <w:szCs w:val="24"/>
          <w:rtl w:val="0"/>
        </w:rPr>
        <w:t xml:space="preserve">Este informe tiene como objetivo principal aplicar y relacionar los contenidos teóricos y prácticos desarrollados a lo largo del programa de la cátedra, integrando los conocimientos adquiridos en las materias verticales y horizontales de nuestra carrera.</w:t>
      </w:r>
    </w:p>
    <w:p w:rsidR="00000000" w:rsidDel="00000000" w:rsidP="00000000" w:rsidRDefault="00000000" w:rsidRPr="00000000" w14:paraId="00000046">
      <w:pP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7">
      <w:pP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8">
      <w:pPr>
        <w:pStyle w:val="Heading1"/>
        <w:spacing w:line="240" w:lineRule="auto"/>
        <w:rPr>
          <w:b w:val="1"/>
          <w:i w:val="1"/>
          <w:color w:val="000000"/>
          <w:sz w:val="34"/>
          <w:szCs w:val="34"/>
          <w:u w:val="single"/>
        </w:rPr>
      </w:pPr>
      <w:bookmarkStart w:colFirst="0" w:colLast="0" w:name="_heading=h.fyjgy2be0ge5" w:id="1"/>
      <w:bookmarkEnd w:id="1"/>
      <w:r w:rsidDel="00000000" w:rsidR="00000000" w:rsidRPr="00000000">
        <w:rPr>
          <w:rtl w:val="0"/>
        </w:rPr>
      </w:r>
    </w:p>
    <w:p w:rsidR="00000000" w:rsidDel="00000000" w:rsidP="00000000" w:rsidRDefault="00000000" w:rsidRPr="00000000" w14:paraId="00000049">
      <w:pPr>
        <w:pStyle w:val="Heading1"/>
        <w:spacing w:line="240" w:lineRule="auto"/>
        <w:rPr>
          <w:rFonts w:ascii="Arial" w:cs="Arial" w:eastAsia="Arial" w:hAnsi="Arial"/>
          <w:b w:val="1"/>
          <w:sz w:val="24"/>
          <w:szCs w:val="24"/>
          <w:u w:val="single"/>
        </w:rPr>
      </w:pPr>
      <w:bookmarkStart w:colFirst="0" w:colLast="0" w:name="_heading=h.wc1ye1tgs5nz" w:id="2"/>
      <w:bookmarkEnd w:id="2"/>
      <w:r w:rsidDel="00000000" w:rsidR="00000000" w:rsidRPr="00000000">
        <w:rPr>
          <w:b w:val="1"/>
          <w:i w:val="1"/>
          <w:color w:val="000000"/>
          <w:sz w:val="34"/>
          <w:szCs w:val="34"/>
          <w:u w:val="single"/>
          <w:rtl w:val="0"/>
        </w:rPr>
        <w:t xml:space="preserve">Descripción detallada del funcionamiento actual de la Organización </w:t>
      </w:r>
      <w:r w:rsidDel="00000000" w:rsidR="00000000" w:rsidRPr="00000000">
        <w:rPr>
          <w:rtl w:val="0"/>
        </w:rPr>
      </w:r>
    </w:p>
    <w:p w:rsidR="00000000" w:rsidDel="00000000" w:rsidP="00000000" w:rsidRDefault="00000000" w:rsidRPr="00000000" w14:paraId="0000004A">
      <w:pPr>
        <w:spacing w:after="0" w:line="240" w:lineRule="auto"/>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específicamente en el área de análisis en el trabajo Integrador;</w:t>
      </w:r>
    </w:p>
    <w:p w:rsidR="00000000" w:rsidDel="00000000" w:rsidP="00000000" w:rsidRDefault="00000000" w:rsidRPr="00000000" w14:paraId="0000004B">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C">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D">
      <w:pPr>
        <w:spacing w:after="0" w:line="240" w:lineRule="auto"/>
        <w:jc w:val="both"/>
        <w:rPr>
          <w:rFonts w:ascii="Times New Roman" w:cs="Times New Roman" w:eastAsia="Times New Roman" w:hAnsi="Times New Roman"/>
          <w:sz w:val="28"/>
          <w:szCs w:val="28"/>
        </w:rPr>
      </w:pPr>
      <w:r w:rsidDel="00000000" w:rsidR="00000000" w:rsidRPr="00000000">
        <w:rPr>
          <w:rFonts w:ascii="Arial" w:cs="Arial" w:eastAsia="Arial" w:hAnsi="Arial"/>
          <w:color w:val="000000"/>
          <w:sz w:val="24"/>
          <w:szCs w:val="24"/>
          <w:rtl w:val="0"/>
        </w:rPr>
        <w:t xml:space="preserve">La Estación de VTV es la Unidad Funcional donde se presta el Servicio de Verificación Técnica, consistente en terreno, edificios y obras complementarias con todos los servicios necesarios, equipos, instalaciones, vehículos, personal capacitado, y toda otra infraestructura física, organizativa, tecnológica o humana que se requiera para la prestación del Servicio de VTV durante todo el plazo establecido en el Contrato. Una planta de VTV evalúa el estado del vehículo. El personal capacitado está formado por inspectores, jefe de supervisión, cajeros y gerente. El cliente está obligado a traer su vehículo porque debe circular con la revisión aprobada. En la Estación de VTV por medio de equipos automatizados y personal técnico especializado se analizan, estudian y controlan las características que presenta un vehículo al momento de la verificación, en lo referente a su estado de conservación de las características originales de homologación y su grado de aptitud para funcionar con el nivel de seguridad con que fue diseñado, construido y autorizado a circular por la vía pública, respetando el medio ambiente en lo referente al cumplimiento de las normas relativas a emisión de contaminantes y ruidos. El cliente llega a la planta con su vehículo, la documentación requerida y una cita obtenida a través de nuestro sistema de turnos. En caso de disponibilidad, también puede ser atendido de inmediato. En el ingreso, nuestro personal solicita datos del titular y del vehículo (documentación), los cuales se consultan en la Dirección Nacional de Registro del Automotor. Además, se verifican ciertos datos específicos del vehículo, como la marca, el modelo, el número de chasis, la patente y el año de fabricación. Se consulta al cliente si se trata de la primera o segunda verificación. En caso de ser la primera, se le entrega un comprobante y se lo dirige a la caja para efectuar el pago. Es importante mencionar que únicamente se acepta pago en efectivo. Luego, el vehículo es dirigido a la línea de inspección, donde se localizan las máquinas y se detectan los defectos visuales. La planta está equipada con tres líneas, cada una compuesta por tres secciones especializadas. En la primera sección, se registran los datos del frenómetro y del banco de suspensión. En la segunda sección, se recopilan los datos de alineación. Finalmente, en la tercera sección, se encuentra la fosa, donde el inspector lleva a cabo un control visual exhaustivo. Durante este proceso, se pueden identificar y registrar defectos visuales, concluyendo así la inspección. Ingeniería en Sistema de Información Análisis de Sistemas 2024 Página 2 El supervisor, en su estación designada, recibe el vehículo y revisa minuciosamente los resultados de los controles realizados. Si todo está en orden y completo, emite un informe detallado que se entrega al cliente. Este informe muestra el resultado de la revisión y, en caso de aprobación, se otorga una oblea con una validez de un año, independientemente de la fecha de matriculación del vehículo. La oblea debe colocarse en un lugar visible del parabrisas para facilitar la identificación por parte de los inspectores de tránsito. Una vez recibida la oblea, el cliente puede retirarse de la VTV. En caso de que se detecten defectos leves, se emite un informe con resultado condicional y fecha de vencimiento de 60 días a partir de la fecha de la inspección para abordar las reparaciones necesarias. En el caso de defectos graves que resulten en un rechazo de la inspección, se establece un plazo de un día para resolver la situación. La primera revisión conlleva un costo, mientras que la segunda no implica ningún cargo adicional. El vehículo que regresa a re-verificar debe respetar la fecha de vencimiento establecida en el informe que le fue entregado. En caso de obtener más de tres resultados desaprobados deberá abonar nuevamente como su primera vez. Una vez al mes el gerente envía un reporte al municipio con los vehículos que realizaron la VTV con los siguientes datos: patente, número de oblea, fecha de vencimiento y titular del vehículo. </w:t>
      </w:r>
      <w:r w:rsidDel="00000000" w:rsidR="00000000" w:rsidRPr="00000000">
        <w:rPr>
          <w:rtl w:val="0"/>
        </w:rPr>
      </w:r>
    </w:p>
    <w:p w:rsidR="00000000" w:rsidDel="00000000" w:rsidP="00000000" w:rsidRDefault="00000000" w:rsidRPr="00000000" w14:paraId="0000004E">
      <w:pPr>
        <w:pStyle w:val="Heading1"/>
        <w:jc w:val="both"/>
        <w:rPr>
          <w:b w:val="1"/>
          <w:i w:val="1"/>
          <w:color w:val="000000"/>
          <w:sz w:val="34"/>
          <w:szCs w:val="34"/>
          <w:u w:val="single"/>
        </w:rPr>
      </w:pPr>
      <w:bookmarkStart w:colFirst="0" w:colLast="0" w:name="_heading=h.b4jww6ckybb8" w:id="3"/>
      <w:bookmarkEnd w:id="3"/>
      <w:r w:rsidDel="00000000" w:rsidR="00000000" w:rsidRPr="00000000">
        <w:rPr>
          <w:rtl w:val="0"/>
        </w:rPr>
      </w:r>
    </w:p>
    <w:p w:rsidR="00000000" w:rsidDel="00000000" w:rsidP="00000000" w:rsidRDefault="00000000" w:rsidRPr="00000000" w14:paraId="0000004F">
      <w:pPr>
        <w:pStyle w:val="Heading1"/>
        <w:jc w:val="both"/>
        <w:rPr>
          <w:b w:val="1"/>
          <w:i w:val="1"/>
          <w:color w:val="000000"/>
          <w:sz w:val="34"/>
          <w:szCs w:val="34"/>
          <w:u w:val="single"/>
        </w:rPr>
      </w:pPr>
      <w:r w:rsidDel="00000000" w:rsidR="00000000" w:rsidRPr="00000000">
        <w:rPr>
          <w:b w:val="1"/>
          <w:i w:val="1"/>
          <w:color w:val="000000"/>
          <w:sz w:val="34"/>
          <w:szCs w:val="34"/>
          <w:u w:val="single"/>
          <w:rtl w:val="0"/>
        </w:rPr>
        <w:t xml:space="preserve">Identificación de Procesos de Negocio Actuales </w:t>
      </w:r>
    </w:p>
    <w:p w:rsidR="00000000" w:rsidDel="00000000" w:rsidP="00000000" w:rsidRDefault="00000000" w:rsidRPr="00000000" w14:paraId="00000050">
      <w:pPr>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con la modificación propuesta por la cátedra, con una breve descripción de cada uno:</w:t>
      </w:r>
    </w:p>
    <w:p w:rsidR="00000000" w:rsidDel="00000000" w:rsidP="00000000" w:rsidRDefault="00000000" w:rsidRPr="00000000" w14:paraId="00000051">
      <w:pPr>
        <w:jc w:val="center"/>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052">
      <w:pPr>
        <w:spacing w:after="200" w:line="27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Procesos Estratégicos:</w:t>
      </w:r>
    </w:p>
    <w:p w:rsidR="00000000" w:rsidDel="00000000" w:rsidP="00000000" w:rsidRDefault="00000000" w:rsidRPr="00000000" w14:paraId="00000053">
      <w:pPr>
        <w:numPr>
          <w:ilvl w:val="0"/>
          <w:numId w:val="10"/>
        </w:numPr>
        <w:spacing w:after="0" w:line="276" w:lineRule="auto"/>
        <w:ind w:left="720" w:hanging="360"/>
        <w:jc w:val="both"/>
        <w:rPr>
          <w:rFonts w:ascii="Arial" w:cs="Arial" w:eastAsia="Arial" w:hAnsi="Arial"/>
          <w:i w:val="1"/>
          <w:sz w:val="24"/>
          <w:szCs w:val="24"/>
        </w:rPr>
      </w:pPr>
      <w:r w:rsidDel="00000000" w:rsidR="00000000" w:rsidRPr="00000000">
        <w:rPr>
          <w:rFonts w:ascii="Arial" w:cs="Arial" w:eastAsia="Arial" w:hAnsi="Arial"/>
          <w:b w:val="1"/>
          <w:i w:val="1"/>
          <w:sz w:val="24"/>
          <w:szCs w:val="24"/>
          <w:rtl w:val="0"/>
        </w:rPr>
        <w:t xml:space="preserve">Proceso de definición de áreas: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Consiste en detallar las áreas y secciones especializadas para el recorrido del vehículo en el periodo de revisión vehicular. </w:t>
      </w:r>
      <w:r w:rsidDel="00000000" w:rsidR="00000000" w:rsidRPr="00000000">
        <w:rPr>
          <w:rtl w:val="0"/>
        </w:rPr>
      </w:r>
    </w:p>
    <w:p w:rsidR="00000000" w:rsidDel="00000000" w:rsidP="00000000" w:rsidRDefault="00000000" w:rsidRPr="00000000" w14:paraId="00000054">
      <w:pPr>
        <w:numPr>
          <w:ilvl w:val="0"/>
          <w:numId w:val="10"/>
        </w:numPr>
        <w:spacing w:after="0" w:line="276" w:lineRule="auto"/>
        <w:ind w:left="720" w:hanging="360"/>
        <w:jc w:val="both"/>
        <w:rPr>
          <w:rFonts w:ascii="Arial" w:cs="Arial" w:eastAsia="Arial" w:hAnsi="Arial"/>
          <w:i w:val="1"/>
          <w:sz w:val="24"/>
          <w:szCs w:val="24"/>
        </w:rPr>
      </w:pPr>
      <w:r w:rsidDel="00000000" w:rsidR="00000000" w:rsidRPr="00000000">
        <w:rPr>
          <w:rFonts w:ascii="Arial" w:cs="Arial" w:eastAsia="Arial" w:hAnsi="Arial"/>
          <w:b w:val="1"/>
          <w:i w:val="1"/>
          <w:sz w:val="24"/>
          <w:szCs w:val="24"/>
          <w:rtl w:val="0"/>
        </w:rPr>
        <w:t xml:space="preserve">Proceso de definición de tarifas: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Este proceso se encarga de establecer las tarifas que se cobrarán por los servicios de verificación técnica vehicular, considerando costos operativos y regulaciones.</w:t>
      </w:r>
      <w:r w:rsidDel="00000000" w:rsidR="00000000" w:rsidRPr="00000000">
        <w:rPr>
          <w:rtl w:val="0"/>
        </w:rPr>
      </w:r>
    </w:p>
    <w:p w:rsidR="00000000" w:rsidDel="00000000" w:rsidP="00000000" w:rsidRDefault="00000000" w:rsidRPr="00000000" w14:paraId="00000055">
      <w:pPr>
        <w:numPr>
          <w:ilvl w:val="0"/>
          <w:numId w:val="10"/>
        </w:numPr>
        <w:spacing w:after="0" w:line="276" w:lineRule="auto"/>
        <w:ind w:left="720" w:hanging="360"/>
        <w:jc w:val="both"/>
        <w:rPr>
          <w:rFonts w:ascii="Arial" w:cs="Arial" w:eastAsia="Arial" w:hAnsi="Arial"/>
          <w:i w:val="1"/>
          <w:sz w:val="24"/>
          <w:szCs w:val="24"/>
        </w:rPr>
      </w:pPr>
      <w:r w:rsidDel="00000000" w:rsidR="00000000" w:rsidRPr="00000000">
        <w:rPr>
          <w:rFonts w:ascii="Arial" w:cs="Arial" w:eastAsia="Arial" w:hAnsi="Arial"/>
          <w:b w:val="1"/>
          <w:i w:val="1"/>
          <w:sz w:val="24"/>
          <w:szCs w:val="24"/>
          <w:rtl w:val="0"/>
        </w:rPr>
        <w:t xml:space="preserve">Proceso de definición de nuevas maquinarias: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Este proceso identifica qué maquinarias son necesarias para el buen desarrollo de las revisiones vehiculares. </w:t>
      </w:r>
      <w:r w:rsidDel="00000000" w:rsidR="00000000" w:rsidRPr="00000000">
        <w:rPr>
          <w:rtl w:val="0"/>
        </w:rPr>
      </w:r>
    </w:p>
    <w:p w:rsidR="00000000" w:rsidDel="00000000" w:rsidP="00000000" w:rsidRDefault="00000000" w:rsidRPr="00000000" w14:paraId="00000056">
      <w:pPr>
        <w:numPr>
          <w:ilvl w:val="0"/>
          <w:numId w:val="10"/>
        </w:numPr>
        <w:spacing w:after="200" w:line="276" w:lineRule="auto"/>
        <w:ind w:left="720" w:hanging="360"/>
        <w:jc w:val="both"/>
        <w:rPr>
          <w:rFonts w:ascii="Arial" w:cs="Arial" w:eastAsia="Arial" w:hAnsi="Arial"/>
          <w:i w:val="1"/>
          <w:sz w:val="24"/>
          <w:szCs w:val="24"/>
        </w:rPr>
      </w:pPr>
      <w:r w:rsidDel="00000000" w:rsidR="00000000" w:rsidRPr="00000000">
        <w:rPr>
          <w:rFonts w:ascii="Arial" w:cs="Arial" w:eastAsia="Arial" w:hAnsi="Arial"/>
          <w:b w:val="1"/>
          <w:i w:val="1"/>
          <w:sz w:val="24"/>
          <w:szCs w:val="24"/>
          <w:rtl w:val="0"/>
        </w:rPr>
        <w:t xml:space="preserve">Proceso de definición de requisitos para la habilitación vehicular:</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Este proceso establece los criterios y estándares que deben cumplir los vehículos para ser considerados aptos para su circulación, según las normativas vigentes.</w:t>
      </w:r>
      <w:r w:rsidDel="00000000" w:rsidR="00000000" w:rsidRPr="00000000">
        <w:rPr>
          <w:rtl w:val="0"/>
        </w:rPr>
      </w:r>
    </w:p>
    <w:p w:rsidR="00000000" w:rsidDel="00000000" w:rsidP="00000000" w:rsidRDefault="00000000" w:rsidRPr="00000000" w14:paraId="00000057">
      <w:pPr>
        <w:spacing w:after="200" w:line="276"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8">
      <w:pPr>
        <w:spacing w:after="200" w:line="27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Procesos Centrales:</w:t>
      </w:r>
    </w:p>
    <w:p w:rsidR="00000000" w:rsidDel="00000000" w:rsidP="00000000" w:rsidRDefault="00000000" w:rsidRPr="00000000" w14:paraId="00000059">
      <w:pPr>
        <w:numPr>
          <w:ilvl w:val="0"/>
          <w:numId w:val="3"/>
        </w:numPr>
        <w:spacing w:after="0" w:line="276" w:lineRule="auto"/>
        <w:ind w:left="720" w:hanging="360"/>
        <w:jc w:val="both"/>
        <w:rPr>
          <w:rFonts w:ascii="Arial" w:cs="Arial" w:eastAsia="Arial" w:hAnsi="Arial"/>
          <w:i w:val="1"/>
          <w:sz w:val="24"/>
          <w:szCs w:val="24"/>
        </w:rPr>
      </w:pPr>
      <w:r w:rsidDel="00000000" w:rsidR="00000000" w:rsidRPr="00000000">
        <w:rPr>
          <w:rFonts w:ascii="Arial" w:cs="Arial" w:eastAsia="Arial" w:hAnsi="Arial"/>
          <w:b w:val="1"/>
          <w:i w:val="1"/>
          <w:sz w:val="24"/>
          <w:szCs w:val="24"/>
          <w:rtl w:val="0"/>
        </w:rPr>
        <w:t xml:space="preserve">Proceso de Verificación Técnica Vehicular:</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Consiste en realizar la inspección técnica a un vehículo, con su respectivo cobro, para finalmente otorgar la oblea vehicular aprobada. </w:t>
      </w:r>
      <w:r w:rsidDel="00000000" w:rsidR="00000000" w:rsidRPr="00000000">
        <w:rPr>
          <w:rtl w:val="0"/>
        </w:rPr>
      </w:r>
    </w:p>
    <w:p w:rsidR="00000000" w:rsidDel="00000000" w:rsidP="00000000" w:rsidRDefault="00000000" w:rsidRPr="00000000" w14:paraId="0000005A">
      <w:pPr>
        <w:numPr>
          <w:ilvl w:val="0"/>
          <w:numId w:val="3"/>
        </w:numPr>
        <w:spacing w:after="0" w:line="276" w:lineRule="auto"/>
        <w:ind w:left="720" w:hanging="360"/>
        <w:jc w:val="both"/>
        <w:rPr>
          <w:rFonts w:ascii="Arial" w:cs="Arial" w:eastAsia="Arial" w:hAnsi="Arial"/>
          <w:i w:val="1"/>
          <w:sz w:val="24"/>
          <w:szCs w:val="24"/>
        </w:rPr>
      </w:pPr>
      <w:r w:rsidDel="00000000" w:rsidR="00000000" w:rsidRPr="00000000">
        <w:rPr>
          <w:rFonts w:ascii="Arial" w:cs="Arial" w:eastAsia="Arial" w:hAnsi="Arial"/>
          <w:b w:val="1"/>
          <w:i w:val="1"/>
          <w:sz w:val="24"/>
          <w:szCs w:val="24"/>
          <w:rtl w:val="0"/>
        </w:rPr>
        <w:t xml:space="preserve">Proceso de Gestión de Turnos: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Este proceso gestiona la asignación de turnos para las inspecciones.</w:t>
      </w:r>
      <w:r w:rsidDel="00000000" w:rsidR="00000000" w:rsidRPr="00000000">
        <w:rPr>
          <w:rtl w:val="0"/>
        </w:rPr>
      </w:r>
    </w:p>
    <w:p w:rsidR="00000000" w:rsidDel="00000000" w:rsidP="00000000" w:rsidRDefault="00000000" w:rsidRPr="00000000" w14:paraId="0000005B">
      <w:pPr>
        <w:numPr>
          <w:ilvl w:val="0"/>
          <w:numId w:val="3"/>
        </w:numPr>
        <w:spacing w:after="200" w:line="276" w:lineRule="auto"/>
        <w:ind w:left="720" w:hanging="360"/>
        <w:jc w:val="both"/>
        <w:rPr>
          <w:rFonts w:ascii="Arial" w:cs="Arial" w:eastAsia="Arial" w:hAnsi="Arial"/>
          <w:i w:val="1"/>
          <w:sz w:val="24"/>
          <w:szCs w:val="24"/>
        </w:rPr>
      </w:pPr>
      <w:r w:rsidDel="00000000" w:rsidR="00000000" w:rsidRPr="00000000">
        <w:rPr>
          <w:rFonts w:ascii="Arial" w:cs="Arial" w:eastAsia="Arial" w:hAnsi="Arial"/>
          <w:b w:val="1"/>
          <w:i w:val="1"/>
          <w:sz w:val="24"/>
          <w:szCs w:val="24"/>
          <w:rtl w:val="0"/>
        </w:rPr>
        <w:t xml:space="preserve">Proceso de Re-verificación:</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Realización de una nueva inspección después de que un vehículo haya fallado la verificación inicial y haya sido reparado.</w:t>
      </w:r>
      <w:r w:rsidDel="00000000" w:rsidR="00000000" w:rsidRPr="00000000">
        <w:rPr>
          <w:rtl w:val="0"/>
        </w:rPr>
      </w:r>
    </w:p>
    <w:p w:rsidR="00000000" w:rsidDel="00000000" w:rsidP="00000000" w:rsidRDefault="00000000" w:rsidRPr="00000000" w14:paraId="0000005C">
      <w:pPr>
        <w:spacing w:after="200" w:line="276"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D">
      <w:pPr>
        <w:spacing w:after="200" w:line="276" w:lineRule="auto"/>
        <w:jc w:val="both"/>
        <w:rPr>
          <w:rFonts w:ascii="Arial" w:cs="Arial" w:eastAsia="Arial" w:hAnsi="Arial"/>
          <w:b w:val="1"/>
          <w:sz w:val="24"/>
          <w:szCs w:val="24"/>
          <w:u w:val="single"/>
        </w:rPr>
      </w:pPr>
      <w:r w:rsidDel="00000000" w:rsidR="00000000" w:rsidRPr="00000000">
        <w:rPr>
          <w:rFonts w:ascii="Arial" w:cs="Arial" w:eastAsia="Arial" w:hAnsi="Arial"/>
          <w:b w:val="1"/>
          <w:sz w:val="24"/>
          <w:szCs w:val="24"/>
          <w:rtl w:val="0"/>
        </w:rPr>
        <w:t xml:space="preserve">Procesos de Soporte:</w:t>
      </w:r>
      <w:r w:rsidDel="00000000" w:rsidR="00000000" w:rsidRPr="00000000">
        <w:rPr>
          <w:rFonts w:ascii="Arial" w:cs="Arial" w:eastAsia="Arial" w:hAnsi="Arial"/>
          <w:b w:val="1"/>
          <w:sz w:val="24"/>
          <w:szCs w:val="24"/>
          <w:u w:val="single"/>
          <w:rtl w:val="0"/>
        </w:rPr>
        <w:t xml:space="preserve"> </w:t>
      </w:r>
    </w:p>
    <w:p w:rsidR="00000000" w:rsidDel="00000000" w:rsidP="00000000" w:rsidRDefault="00000000" w:rsidRPr="00000000" w14:paraId="0000005E">
      <w:pPr>
        <w:numPr>
          <w:ilvl w:val="0"/>
          <w:numId w:val="11"/>
        </w:numPr>
        <w:spacing w:after="0" w:line="276" w:lineRule="auto"/>
        <w:ind w:left="720" w:hanging="360"/>
        <w:jc w:val="both"/>
        <w:rPr>
          <w:rFonts w:ascii="Arial" w:cs="Arial" w:eastAsia="Arial" w:hAnsi="Arial"/>
          <w:i w:val="1"/>
          <w:sz w:val="24"/>
          <w:szCs w:val="24"/>
        </w:rPr>
      </w:pPr>
      <w:r w:rsidDel="00000000" w:rsidR="00000000" w:rsidRPr="00000000">
        <w:rPr>
          <w:rFonts w:ascii="Arial" w:cs="Arial" w:eastAsia="Arial" w:hAnsi="Arial"/>
          <w:b w:val="1"/>
          <w:i w:val="1"/>
          <w:sz w:val="24"/>
          <w:szCs w:val="24"/>
          <w:rtl w:val="0"/>
        </w:rPr>
        <w:t xml:space="preserve">Proceso de Mantenimiento de Software:</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Mantener el sistema informático funcionando eficientemente para poder realizar las actividades de la organización.</w:t>
      </w:r>
      <w:r w:rsidDel="00000000" w:rsidR="00000000" w:rsidRPr="00000000">
        <w:rPr>
          <w:rtl w:val="0"/>
        </w:rPr>
      </w:r>
    </w:p>
    <w:p w:rsidR="00000000" w:rsidDel="00000000" w:rsidP="00000000" w:rsidRDefault="00000000" w:rsidRPr="00000000" w14:paraId="0000005F">
      <w:pPr>
        <w:numPr>
          <w:ilvl w:val="0"/>
          <w:numId w:val="11"/>
        </w:numPr>
        <w:spacing w:after="0" w:line="276" w:lineRule="auto"/>
        <w:ind w:left="720" w:hanging="360"/>
        <w:jc w:val="both"/>
        <w:rPr>
          <w:rFonts w:ascii="Arial" w:cs="Arial" w:eastAsia="Arial" w:hAnsi="Arial"/>
          <w:i w:val="1"/>
          <w:sz w:val="24"/>
          <w:szCs w:val="24"/>
        </w:rPr>
      </w:pPr>
      <w:r w:rsidDel="00000000" w:rsidR="00000000" w:rsidRPr="00000000">
        <w:rPr>
          <w:rFonts w:ascii="Arial" w:cs="Arial" w:eastAsia="Arial" w:hAnsi="Arial"/>
          <w:b w:val="1"/>
          <w:i w:val="1"/>
          <w:sz w:val="24"/>
          <w:szCs w:val="24"/>
          <w:rtl w:val="0"/>
        </w:rPr>
        <w:t xml:space="preserve">Proceso de Mantenimiento de Maquinarias: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Mantener la maquinaria con la que cuenta la organización en un estado de funcionamiento óptimo.</w:t>
      </w:r>
      <w:r w:rsidDel="00000000" w:rsidR="00000000" w:rsidRPr="00000000">
        <w:rPr>
          <w:rtl w:val="0"/>
        </w:rPr>
      </w:r>
    </w:p>
    <w:p w:rsidR="00000000" w:rsidDel="00000000" w:rsidP="00000000" w:rsidRDefault="00000000" w:rsidRPr="00000000" w14:paraId="00000060">
      <w:pPr>
        <w:numPr>
          <w:ilvl w:val="0"/>
          <w:numId w:val="11"/>
        </w:numPr>
        <w:spacing w:after="0" w:line="276" w:lineRule="auto"/>
        <w:ind w:left="720" w:hanging="360"/>
        <w:jc w:val="both"/>
        <w:rPr>
          <w:rFonts w:ascii="Arial" w:cs="Arial" w:eastAsia="Arial" w:hAnsi="Arial"/>
          <w:i w:val="1"/>
          <w:sz w:val="24"/>
          <w:szCs w:val="24"/>
        </w:rPr>
      </w:pPr>
      <w:r w:rsidDel="00000000" w:rsidR="00000000" w:rsidRPr="00000000">
        <w:rPr>
          <w:rFonts w:ascii="Arial" w:cs="Arial" w:eastAsia="Arial" w:hAnsi="Arial"/>
          <w:b w:val="1"/>
          <w:i w:val="1"/>
          <w:sz w:val="24"/>
          <w:szCs w:val="24"/>
          <w:rtl w:val="0"/>
        </w:rPr>
        <w:t xml:space="preserve">Proceso de Capacitación de Personal:</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Formar recursos humanos capacitados para realizar las distintas tareas de los procesos en los que participen.</w:t>
      </w:r>
      <w:r w:rsidDel="00000000" w:rsidR="00000000" w:rsidRPr="00000000">
        <w:rPr>
          <w:rtl w:val="0"/>
        </w:rPr>
      </w:r>
    </w:p>
    <w:p w:rsidR="00000000" w:rsidDel="00000000" w:rsidP="00000000" w:rsidRDefault="00000000" w:rsidRPr="00000000" w14:paraId="00000061">
      <w:pPr>
        <w:numPr>
          <w:ilvl w:val="0"/>
          <w:numId w:val="11"/>
        </w:numPr>
        <w:spacing w:after="200" w:line="276" w:lineRule="auto"/>
        <w:ind w:left="720" w:hanging="360"/>
        <w:jc w:val="both"/>
        <w:rPr>
          <w:rFonts w:ascii="Arial" w:cs="Arial" w:eastAsia="Arial" w:hAnsi="Arial"/>
          <w:i w:val="1"/>
          <w:sz w:val="24"/>
          <w:szCs w:val="24"/>
        </w:rPr>
      </w:pPr>
      <w:r w:rsidDel="00000000" w:rsidR="00000000" w:rsidRPr="00000000">
        <w:rPr>
          <w:rFonts w:ascii="Arial" w:cs="Arial" w:eastAsia="Arial" w:hAnsi="Arial"/>
          <w:b w:val="1"/>
          <w:i w:val="1"/>
          <w:sz w:val="24"/>
          <w:szCs w:val="24"/>
          <w:rtl w:val="0"/>
        </w:rPr>
        <w:t xml:space="preserve">Proceso de Compra de Insumos: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Abastecer a la organización con todos los insumos que necesita para funcionar normalmente.</w:t>
      </w:r>
      <w:r w:rsidDel="00000000" w:rsidR="00000000" w:rsidRPr="00000000">
        <w:rPr>
          <w:rtl w:val="0"/>
        </w:rPr>
      </w:r>
    </w:p>
    <w:p w:rsidR="00000000" w:rsidDel="00000000" w:rsidP="00000000" w:rsidRDefault="00000000" w:rsidRPr="00000000" w14:paraId="00000062">
      <w:pPr>
        <w:pStyle w:val="Heading1"/>
        <w:spacing w:line="240" w:lineRule="auto"/>
        <w:rPr>
          <w:b w:val="1"/>
          <w:i w:val="1"/>
          <w:color w:val="000000"/>
          <w:sz w:val="36"/>
          <w:szCs w:val="36"/>
          <w:u w:val="single"/>
        </w:rPr>
      </w:pPr>
      <w:bookmarkStart w:colFirst="0" w:colLast="0" w:name="_heading=h.d3ce2gbe3umm" w:id="4"/>
      <w:bookmarkEnd w:id="4"/>
      <w:r w:rsidDel="00000000" w:rsidR="00000000" w:rsidRPr="00000000">
        <w:rPr>
          <w:b w:val="1"/>
          <w:i w:val="1"/>
          <w:color w:val="000000"/>
          <w:sz w:val="36"/>
          <w:szCs w:val="36"/>
          <w:u w:val="single"/>
          <w:rtl w:val="0"/>
        </w:rPr>
        <w:t xml:space="preserve">Mapa de Procesos </w:t>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0" w:line="240" w:lineRule="auto"/>
        <w:rPr>
          <w:rFonts w:ascii="Arial" w:cs="Arial" w:eastAsia="Arial" w:hAnsi="Arial"/>
          <w:i w:val="1"/>
          <w:color w:val="000000"/>
          <w:sz w:val="24"/>
          <w:szCs w:val="24"/>
        </w:rPr>
      </w:pPr>
      <w:r w:rsidDel="00000000" w:rsidR="00000000" w:rsidRPr="00000000">
        <w:rPr>
          <w:rFonts w:ascii="Arial" w:cs="Arial" w:eastAsia="Arial" w:hAnsi="Arial"/>
          <w:i w:val="1"/>
          <w:color w:val="000000"/>
          <w:sz w:val="24"/>
          <w:szCs w:val="24"/>
          <w:rtl w:val="0"/>
        </w:rPr>
        <w:t xml:space="preserve">Mapa de Proceso correspondiente:</w:t>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0" w:line="240" w:lineRule="auto"/>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0" w:line="240" w:lineRule="auto"/>
        <w:ind w:hanging="566"/>
        <w:jc w:val="both"/>
        <w:rPr>
          <w:rFonts w:ascii="Arial" w:cs="Arial" w:eastAsia="Arial" w:hAnsi="Arial"/>
          <w:b w:val="1"/>
          <w:color w:val="000000"/>
          <w:sz w:val="24"/>
          <w:szCs w:val="24"/>
          <w:u w:val="single"/>
        </w:rPr>
      </w:pPr>
      <w:r w:rsidDel="00000000" w:rsidR="00000000" w:rsidRPr="00000000">
        <w:rPr>
          <w:rFonts w:ascii="Arial" w:cs="Arial" w:eastAsia="Arial" w:hAnsi="Arial"/>
          <w:b w:val="1"/>
          <w:sz w:val="24"/>
          <w:szCs w:val="24"/>
          <w:u w:val="single"/>
        </w:rPr>
        <w:drawing>
          <wp:inline distB="114300" distT="114300" distL="114300" distR="114300">
            <wp:extent cx="6163627" cy="6424522"/>
            <wp:effectExtent b="0" l="0" r="0" t="0"/>
            <wp:docPr id="104076810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163627" cy="6424522"/>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u w:val="single"/>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u w:val="single"/>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22" w:line="240" w:lineRule="auto"/>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69">
      <w:pPr>
        <w:pStyle w:val="Heading1"/>
        <w:spacing w:after="22" w:line="240" w:lineRule="auto"/>
        <w:jc w:val="both"/>
        <w:rPr>
          <w:rFonts w:ascii="Arial" w:cs="Arial" w:eastAsia="Arial" w:hAnsi="Arial"/>
          <w:b w:val="1"/>
          <w:i w:val="1"/>
          <w:color w:val="000000"/>
          <w:u w:val="single"/>
        </w:rPr>
      </w:pPr>
      <w:bookmarkStart w:colFirst="0" w:colLast="0" w:name="_heading=h.3cidd7j5e1dx" w:id="5"/>
      <w:bookmarkEnd w:id="5"/>
      <w:r w:rsidDel="00000000" w:rsidR="00000000" w:rsidRPr="00000000">
        <w:rPr>
          <w:rFonts w:ascii="Arial" w:cs="Arial" w:eastAsia="Arial" w:hAnsi="Arial"/>
          <w:b w:val="1"/>
          <w:i w:val="1"/>
          <w:color w:val="000000"/>
          <w:u w:val="single"/>
          <w:rtl w:val="0"/>
        </w:rPr>
        <w:t xml:space="preserve">Plantilla de Negocio asociada</w:t>
      </w:r>
    </w:p>
    <w:tbl>
      <w:tblPr>
        <w:tblStyle w:val="Table1"/>
        <w:tblpPr w:leftFromText="141" w:rightFromText="141" w:topFromText="0" w:bottomFromText="0" w:vertAnchor="page" w:horzAnchor="margin" w:tblpX="-590" w:tblpY="2805"/>
        <w:tblW w:w="101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75"/>
        <w:gridCol w:w="1275"/>
        <w:gridCol w:w="105"/>
        <w:gridCol w:w="3750"/>
        <w:gridCol w:w="255"/>
        <w:gridCol w:w="1335"/>
        <w:gridCol w:w="1545"/>
        <w:tblGridChange w:id="0">
          <w:tblGrid>
            <w:gridCol w:w="1875"/>
            <w:gridCol w:w="1275"/>
            <w:gridCol w:w="105"/>
            <w:gridCol w:w="3750"/>
            <w:gridCol w:w="255"/>
            <w:gridCol w:w="1335"/>
            <w:gridCol w:w="1545"/>
          </w:tblGrid>
        </w:tblGridChange>
      </w:tblGrid>
      <w:tr>
        <w:trPr>
          <w:cantSplit w:val="0"/>
          <w:tblHeader w:val="0"/>
        </w:trPr>
        <w:tc>
          <w:tcPr>
            <w:gridSpan w:val="7"/>
            <w:vAlign w:val="center"/>
          </w:tcPr>
          <w:p w:rsidR="00000000" w:rsidDel="00000000" w:rsidP="00000000" w:rsidRDefault="00000000" w:rsidRPr="00000000" w14:paraId="0000006A">
            <w:pPr>
              <w:spacing w:after="1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Proceso de Negocio: </w:t>
            </w:r>
            <w:r w:rsidDel="00000000" w:rsidR="00000000" w:rsidRPr="00000000">
              <w:rPr>
                <w:rFonts w:ascii="Arial" w:cs="Arial" w:eastAsia="Arial" w:hAnsi="Arial"/>
                <w:rtl w:val="0"/>
              </w:rPr>
              <w:t xml:space="preserve">Proceso de</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rtl w:val="0"/>
              </w:rPr>
              <w:t xml:space="preserve">Verificación Técnica Vehicular</w:t>
            </w:r>
            <w:r w:rsidDel="00000000" w:rsidR="00000000" w:rsidRPr="00000000">
              <w:rPr>
                <w:rtl w:val="0"/>
              </w:rPr>
            </w:r>
          </w:p>
        </w:tc>
      </w:tr>
      <w:tr>
        <w:trPr>
          <w:cantSplit w:val="0"/>
          <w:tblHeader w:val="0"/>
        </w:trPr>
        <w:tc>
          <w:tcPr>
            <w:gridSpan w:val="3"/>
            <w:shd w:fill="eeece1" w:val="clear"/>
            <w:vAlign w:val="center"/>
          </w:tcPr>
          <w:p w:rsidR="00000000" w:rsidDel="00000000" w:rsidP="00000000" w:rsidRDefault="00000000" w:rsidRPr="00000000" w14:paraId="00000071">
            <w:pPr>
              <w:rPr>
                <w:rFonts w:ascii="Arial" w:cs="Arial" w:eastAsia="Arial" w:hAnsi="Arial"/>
              </w:rPr>
            </w:pPr>
            <w:r w:rsidDel="00000000" w:rsidR="00000000" w:rsidRPr="00000000">
              <w:rPr>
                <w:rFonts w:ascii="Arial" w:cs="Arial" w:eastAsia="Arial" w:hAnsi="Arial"/>
                <w:rtl w:val="0"/>
              </w:rPr>
              <w:t xml:space="preserve">Objetivo</w:t>
            </w:r>
          </w:p>
        </w:tc>
        <w:tc>
          <w:tcPr>
            <w:gridSpan w:val="4"/>
            <w:vAlign w:val="center"/>
          </w:tcPr>
          <w:p w:rsidR="00000000" w:rsidDel="00000000" w:rsidP="00000000" w:rsidRDefault="00000000" w:rsidRPr="00000000" w14:paraId="00000074">
            <w:pPr>
              <w:rPr>
                <w:rFonts w:ascii="Arial" w:cs="Arial" w:eastAsia="Arial" w:hAnsi="Arial"/>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Realizar inspección técnica de un vehículo con el cobro correspondiente del servicio. </w:t>
            </w:r>
            <w:r w:rsidDel="00000000" w:rsidR="00000000" w:rsidRPr="00000000">
              <w:rPr>
                <w:rtl w:val="0"/>
              </w:rPr>
            </w:r>
          </w:p>
          <w:p w:rsidR="00000000" w:rsidDel="00000000" w:rsidP="00000000" w:rsidRDefault="00000000" w:rsidRPr="00000000" w14:paraId="00000076">
            <w:pPr>
              <w:rPr>
                <w:rFonts w:ascii="Arial" w:cs="Arial" w:eastAsia="Arial" w:hAnsi="Arial"/>
              </w:rPr>
            </w:pPr>
            <w:r w:rsidDel="00000000" w:rsidR="00000000" w:rsidRPr="00000000">
              <w:rPr>
                <w:rtl w:val="0"/>
              </w:rPr>
            </w:r>
          </w:p>
        </w:tc>
      </w:tr>
      <w:tr>
        <w:trPr>
          <w:cantSplit w:val="0"/>
          <w:tblHeader w:val="0"/>
        </w:trPr>
        <w:tc>
          <w:tcPr>
            <w:gridSpan w:val="3"/>
            <w:shd w:fill="eeece1" w:val="clear"/>
            <w:vAlign w:val="center"/>
          </w:tcPr>
          <w:p w:rsidR="00000000" w:rsidDel="00000000" w:rsidP="00000000" w:rsidRDefault="00000000" w:rsidRPr="00000000" w14:paraId="0000007A">
            <w:pPr>
              <w:rPr>
                <w:rFonts w:ascii="Arial" w:cs="Arial" w:eastAsia="Arial" w:hAnsi="Arial"/>
              </w:rPr>
            </w:pPr>
            <w:r w:rsidDel="00000000" w:rsidR="00000000" w:rsidRPr="00000000">
              <w:rPr>
                <w:rFonts w:ascii="Arial" w:cs="Arial" w:eastAsia="Arial" w:hAnsi="Arial"/>
                <w:rtl w:val="0"/>
              </w:rPr>
              <w:t xml:space="preserve">Cliente del Proceso</w:t>
            </w:r>
          </w:p>
        </w:tc>
        <w:tc>
          <w:tcPr>
            <w:gridSpan w:val="4"/>
            <w:vAlign w:val="center"/>
          </w:tcPr>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Titular con su respectivo vehículo. </w:t>
            </w:r>
            <w:r w:rsidDel="00000000" w:rsidR="00000000" w:rsidRPr="00000000">
              <w:rPr>
                <w:rtl w:val="0"/>
              </w:rPr>
            </w:r>
          </w:p>
          <w:p w:rsidR="00000000" w:rsidDel="00000000" w:rsidP="00000000" w:rsidRDefault="00000000" w:rsidRPr="00000000" w14:paraId="0000007E">
            <w:pPr>
              <w:rPr>
                <w:rFonts w:ascii="Arial" w:cs="Arial" w:eastAsia="Arial" w:hAnsi="Arial"/>
              </w:rPr>
            </w:pPr>
            <w:r w:rsidDel="00000000" w:rsidR="00000000" w:rsidRPr="00000000">
              <w:rPr>
                <w:rtl w:val="0"/>
              </w:rPr>
            </w:r>
          </w:p>
        </w:tc>
      </w:tr>
      <w:tr>
        <w:trPr>
          <w:cantSplit w:val="0"/>
          <w:tblHeader w:val="0"/>
        </w:trPr>
        <w:tc>
          <w:tcPr>
            <w:gridSpan w:val="3"/>
            <w:shd w:fill="eeece1" w:val="clear"/>
            <w:vAlign w:val="center"/>
          </w:tcPr>
          <w:p w:rsidR="00000000" w:rsidDel="00000000" w:rsidP="00000000" w:rsidRDefault="00000000" w:rsidRPr="00000000" w14:paraId="00000082">
            <w:pPr>
              <w:rPr>
                <w:rFonts w:ascii="Arial" w:cs="Arial" w:eastAsia="Arial" w:hAnsi="Arial"/>
              </w:rPr>
            </w:pPr>
            <w:r w:rsidDel="00000000" w:rsidR="00000000" w:rsidRPr="00000000">
              <w:rPr>
                <w:rFonts w:ascii="Arial" w:cs="Arial" w:eastAsia="Arial" w:hAnsi="Arial"/>
                <w:rtl w:val="0"/>
              </w:rPr>
              <w:t xml:space="preserve">Producto del Proceso</w:t>
            </w:r>
          </w:p>
        </w:tc>
        <w:tc>
          <w:tcPr>
            <w:gridSpan w:val="4"/>
            <w:vAlign w:val="center"/>
          </w:tcPr>
          <w:p w:rsidR="00000000" w:rsidDel="00000000" w:rsidP="00000000" w:rsidRDefault="00000000" w:rsidRPr="00000000" w14:paraId="00000085">
            <w:pPr>
              <w:rPr>
                <w:rFonts w:ascii="Arial" w:cs="Arial" w:eastAsia="Arial" w:hAnsi="Arial"/>
              </w:rPr>
            </w:pPr>
            <w:r w:rsidDel="00000000" w:rsidR="00000000" w:rsidRPr="00000000">
              <w:rPr>
                <w:rtl w:val="0"/>
              </w:rPr>
            </w:r>
          </w:p>
          <w:p w:rsidR="00000000" w:rsidDel="00000000" w:rsidP="00000000" w:rsidRDefault="00000000" w:rsidRPr="00000000" w14:paraId="00000086">
            <w:pPr>
              <w:rPr>
                <w:rFonts w:ascii="Arial" w:cs="Arial" w:eastAsia="Arial" w:hAnsi="Arial"/>
              </w:rPr>
            </w:pPr>
            <w:r w:rsidDel="00000000" w:rsidR="00000000" w:rsidRPr="00000000">
              <w:rPr>
                <w:rFonts w:ascii="Arial" w:cs="Arial" w:eastAsia="Arial" w:hAnsi="Arial"/>
                <w:rtl w:val="0"/>
              </w:rPr>
              <w:t xml:space="preserve">Vehículo revisado con su oblea e informe de inspección.</w:t>
            </w:r>
          </w:p>
          <w:p w:rsidR="00000000" w:rsidDel="00000000" w:rsidP="00000000" w:rsidRDefault="00000000" w:rsidRPr="00000000" w14:paraId="00000087">
            <w:pPr>
              <w:rPr>
                <w:rFonts w:ascii="Arial" w:cs="Arial" w:eastAsia="Arial" w:hAnsi="Arial"/>
              </w:rPr>
            </w:pPr>
            <w:r w:rsidDel="00000000" w:rsidR="00000000" w:rsidRPr="00000000">
              <w:rPr>
                <w:rtl w:val="0"/>
              </w:rPr>
            </w:r>
          </w:p>
        </w:tc>
      </w:tr>
      <w:tr>
        <w:trPr>
          <w:cantSplit w:val="0"/>
          <w:trHeight w:val="245" w:hRule="atLeast"/>
          <w:tblHeader w:val="0"/>
        </w:trPr>
        <w:tc>
          <w:tcPr>
            <w:gridSpan w:val="3"/>
            <w:vMerge w:val="restart"/>
            <w:shd w:fill="eeece1" w:val="clear"/>
            <w:vAlign w:val="center"/>
          </w:tcPr>
          <w:p w:rsidR="00000000" w:rsidDel="00000000" w:rsidP="00000000" w:rsidRDefault="00000000" w:rsidRPr="00000000" w14:paraId="0000008B">
            <w:pPr>
              <w:rPr>
                <w:rFonts w:ascii="Arial" w:cs="Arial" w:eastAsia="Arial" w:hAnsi="Arial"/>
              </w:rPr>
            </w:pPr>
            <w:r w:rsidDel="00000000" w:rsidR="00000000" w:rsidRPr="00000000">
              <w:rPr>
                <w:rFonts w:ascii="Arial" w:cs="Arial" w:eastAsia="Arial" w:hAnsi="Arial"/>
                <w:rtl w:val="0"/>
              </w:rPr>
              <w:t xml:space="preserve">Proveedores del Proceso e insumos que brinda cada uno</w:t>
            </w:r>
          </w:p>
        </w:tc>
        <w:tc>
          <w:tcPr>
            <w:shd w:fill="eeece1" w:val="clear"/>
            <w:vAlign w:val="center"/>
          </w:tcPr>
          <w:p w:rsidR="00000000" w:rsidDel="00000000" w:rsidP="00000000" w:rsidRDefault="00000000" w:rsidRPr="00000000" w14:paraId="0000008E">
            <w:pPr>
              <w:rPr>
                <w:rFonts w:ascii="Arial" w:cs="Arial" w:eastAsia="Arial" w:hAnsi="Arial"/>
              </w:rPr>
            </w:pPr>
            <w:r w:rsidDel="00000000" w:rsidR="00000000" w:rsidRPr="00000000">
              <w:rPr>
                <w:rFonts w:ascii="Arial" w:cs="Arial" w:eastAsia="Arial" w:hAnsi="Arial"/>
                <w:rtl w:val="0"/>
              </w:rPr>
              <w:t xml:space="preserve">Proveedor</w:t>
            </w:r>
          </w:p>
        </w:tc>
        <w:tc>
          <w:tcPr>
            <w:gridSpan w:val="3"/>
            <w:shd w:fill="eeece1" w:val="clear"/>
            <w:vAlign w:val="center"/>
          </w:tcPr>
          <w:p w:rsidR="00000000" w:rsidDel="00000000" w:rsidP="00000000" w:rsidRDefault="00000000" w:rsidRPr="00000000" w14:paraId="0000008F">
            <w:pPr>
              <w:rPr>
                <w:rFonts w:ascii="Arial" w:cs="Arial" w:eastAsia="Arial" w:hAnsi="Arial"/>
              </w:rPr>
            </w:pPr>
            <w:r w:rsidDel="00000000" w:rsidR="00000000" w:rsidRPr="00000000">
              <w:rPr>
                <w:rFonts w:ascii="Arial" w:cs="Arial" w:eastAsia="Arial" w:hAnsi="Arial"/>
                <w:rtl w:val="0"/>
              </w:rPr>
              <w:t xml:space="preserve">Insumo</w:t>
            </w:r>
          </w:p>
        </w:tc>
      </w:tr>
      <w:tr>
        <w:trPr>
          <w:cantSplit w:val="0"/>
          <w:trHeight w:val="245" w:hRule="atLeast"/>
          <w:tblHeader w:val="0"/>
        </w:trPr>
        <w:tc>
          <w:tcPr>
            <w:gridSpan w:val="3"/>
            <w:vMerge w:val="continue"/>
            <w:shd w:fill="eeece1" w:val="clear"/>
            <w:vAlign w:val="center"/>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95">
            <w:pPr>
              <w:numPr>
                <w:ilvl w:val="0"/>
                <w:numId w:val="1"/>
              </w:numPr>
              <w:ind w:left="720" w:hanging="360"/>
              <w:rPr>
                <w:rFonts w:ascii="Arial" w:cs="Arial" w:eastAsia="Arial" w:hAnsi="Arial"/>
              </w:rPr>
            </w:pPr>
            <w:r w:rsidDel="00000000" w:rsidR="00000000" w:rsidRPr="00000000">
              <w:rPr>
                <w:rFonts w:ascii="Arial" w:cs="Arial" w:eastAsia="Arial" w:hAnsi="Arial"/>
                <w:rtl w:val="0"/>
              </w:rPr>
              <w:t xml:space="preserve">Mantenimiento de Software.</w:t>
            </w:r>
          </w:p>
          <w:p w:rsidR="00000000" w:rsidDel="00000000" w:rsidP="00000000" w:rsidRDefault="00000000" w:rsidRPr="00000000" w14:paraId="00000096">
            <w:pPr>
              <w:numPr>
                <w:ilvl w:val="0"/>
                <w:numId w:val="1"/>
              </w:numPr>
              <w:ind w:left="720" w:hanging="360"/>
              <w:rPr>
                <w:rFonts w:ascii="Arial" w:cs="Arial" w:eastAsia="Arial" w:hAnsi="Arial"/>
              </w:rPr>
            </w:pPr>
            <w:r w:rsidDel="00000000" w:rsidR="00000000" w:rsidRPr="00000000">
              <w:rPr>
                <w:rFonts w:ascii="Arial" w:cs="Arial" w:eastAsia="Arial" w:hAnsi="Arial"/>
                <w:rtl w:val="0"/>
              </w:rPr>
              <w:t xml:space="preserve">Mantenimiento de Maquinarias.  </w:t>
            </w:r>
          </w:p>
          <w:p w:rsidR="00000000" w:rsidDel="00000000" w:rsidP="00000000" w:rsidRDefault="00000000" w:rsidRPr="00000000" w14:paraId="00000097">
            <w:pPr>
              <w:numPr>
                <w:ilvl w:val="0"/>
                <w:numId w:val="1"/>
              </w:numPr>
              <w:ind w:left="720" w:hanging="360"/>
              <w:rPr>
                <w:rFonts w:ascii="Arial" w:cs="Arial" w:eastAsia="Arial" w:hAnsi="Arial"/>
              </w:rPr>
            </w:pPr>
            <w:r w:rsidDel="00000000" w:rsidR="00000000" w:rsidRPr="00000000">
              <w:rPr>
                <w:rFonts w:ascii="Arial" w:cs="Arial" w:eastAsia="Arial" w:hAnsi="Arial"/>
                <w:rtl w:val="0"/>
              </w:rPr>
              <w:t xml:space="preserve">Capacitación de personal.</w:t>
            </w:r>
          </w:p>
          <w:p w:rsidR="00000000" w:rsidDel="00000000" w:rsidP="00000000" w:rsidRDefault="00000000" w:rsidRPr="00000000" w14:paraId="00000098">
            <w:pPr>
              <w:numPr>
                <w:ilvl w:val="0"/>
                <w:numId w:val="1"/>
              </w:numPr>
              <w:ind w:left="720" w:hanging="360"/>
              <w:rPr>
                <w:rFonts w:ascii="Arial" w:cs="Arial" w:eastAsia="Arial" w:hAnsi="Arial"/>
              </w:rPr>
            </w:pPr>
            <w:r w:rsidDel="00000000" w:rsidR="00000000" w:rsidRPr="00000000">
              <w:rPr>
                <w:rFonts w:ascii="Arial" w:cs="Arial" w:eastAsia="Arial" w:hAnsi="Arial"/>
                <w:rtl w:val="0"/>
              </w:rPr>
              <w:t xml:space="preserve">Compra de insumos. </w:t>
            </w:r>
          </w:p>
          <w:p w:rsidR="00000000" w:rsidDel="00000000" w:rsidP="00000000" w:rsidRDefault="00000000" w:rsidRPr="00000000" w14:paraId="00000099">
            <w:pPr>
              <w:numPr>
                <w:ilvl w:val="0"/>
                <w:numId w:val="1"/>
              </w:numPr>
              <w:ind w:left="720" w:hanging="360"/>
              <w:rPr>
                <w:rFonts w:ascii="Arial" w:cs="Arial" w:eastAsia="Arial" w:hAnsi="Arial"/>
              </w:rPr>
            </w:pPr>
            <w:r w:rsidDel="00000000" w:rsidR="00000000" w:rsidRPr="00000000">
              <w:rPr>
                <w:rFonts w:ascii="Arial" w:cs="Arial" w:eastAsia="Arial" w:hAnsi="Arial"/>
                <w:rtl w:val="0"/>
              </w:rPr>
              <w:t xml:space="preserve">Compra de Obleas. </w:t>
            </w:r>
          </w:p>
          <w:p w:rsidR="00000000" w:rsidDel="00000000" w:rsidP="00000000" w:rsidRDefault="00000000" w:rsidRPr="00000000" w14:paraId="0000009A">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9B">
            <w:pPr>
              <w:rPr>
                <w:rFonts w:ascii="Arial" w:cs="Arial" w:eastAsia="Arial" w:hAnsi="Arial"/>
              </w:rPr>
            </w:pPr>
            <w:r w:rsidDel="00000000" w:rsidR="00000000" w:rsidRPr="00000000">
              <w:rPr>
                <w:rtl w:val="0"/>
              </w:rPr>
            </w:r>
          </w:p>
        </w:tc>
        <w:tc>
          <w:tcPr>
            <w:gridSpan w:val="3"/>
            <w:vAlign w:val="center"/>
          </w:tcPr>
          <w:p w:rsidR="00000000" w:rsidDel="00000000" w:rsidP="00000000" w:rsidRDefault="00000000" w:rsidRPr="00000000" w14:paraId="0000009C">
            <w:pPr>
              <w:numPr>
                <w:ilvl w:val="0"/>
                <w:numId w:val="2"/>
              </w:numPr>
              <w:ind w:left="720" w:hanging="360"/>
              <w:rPr>
                <w:rFonts w:ascii="Arial" w:cs="Arial" w:eastAsia="Arial" w:hAnsi="Arial"/>
              </w:rPr>
            </w:pPr>
            <w:r w:rsidDel="00000000" w:rsidR="00000000" w:rsidRPr="00000000">
              <w:rPr>
                <w:rFonts w:ascii="Arial" w:cs="Arial" w:eastAsia="Arial" w:hAnsi="Arial"/>
                <w:rtl w:val="0"/>
              </w:rPr>
              <w:t xml:space="preserve">Sistema Informático que se utiliza en el proceso.</w:t>
            </w:r>
          </w:p>
          <w:p w:rsidR="00000000" w:rsidDel="00000000" w:rsidP="00000000" w:rsidRDefault="00000000" w:rsidRPr="00000000" w14:paraId="0000009D">
            <w:pPr>
              <w:numPr>
                <w:ilvl w:val="0"/>
                <w:numId w:val="2"/>
              </w:numPr>
              <w:ind w:left="720" w:hanging="360"/>
              <w:rPr>
                <w:rFonts w:ascii="Arial" w:cs="Arial" w:eastAsia="Arial" w:hAnsi="Arial"/>
              </w:rPr>
            </w:pPr>
            <w:r w:rsidDel="00000000" w:rsidR="00000000" w:rsidRPr="00000000">
              <w:rPr>
                <w:rFonts w:ascii="Arial" w:cs="Arial" w:eastAsia="Arial" w:hAnsi="Arial"/>
                <w:rtl w:val="0"/>
              </w:rPr>
              <w:t xml:space="preserve">Maquinarias en condiciones para realizar la verificación.</w:t>
            </w:r>
          </w:p>
          <w:p w:rsidR="00000000" w:rsidDel="00000000" w:rsidP="00000000" w:rsidRDefault="00000000" w:rsidRPr="00000000" w14:paraId="0000009E">
            <w:pPr>
              <w:numPr>
                <w:ilvl w:val="0"/>
                <w:numId w:val="2"/>
              </w:numPr>
              <w:ind w:left="720" w:hanging="360"/>
              <w:rPr>
                <w:rFonts w:ascii="Arial" w:cs="Arial" w:eastAsia="Arial" w:hAnsi="Arial"/>
              </w:rPr>
            </w:pPr>
            <w:r w:rsidDel="00000000" w:rsidR="00000000" w:rsidRPr="00000000">
              <w:rPr>
                <w:rFonts w:ascii="Arial" w:cs="Arial" w:eastAsia="Arial" w:hAnsi="Arial"/>
                <w:rtl w:val="0"/>
              </w:rPr>
              <w:t xml:space="preserve">Instructores capacitados.</w:t>
            </w:r>
          </w:p>
          <w:p w:rsidR="00000000" w:rsidDel="00000000" w:rsidP="00000000" w:rsidRDefault="00000000" w:rsidRPr="00000000" w14:paraId="0000009F">
            <w:pPr>
              <w:numPr>
                <w:ilvl w:val="0"/>
                <w:numId w:val="2"/>
              </w:numPr>
              <w:ind w:left="720" w:hanging="360"/>
              <w:rPr>
                <w:rFonts w:ascii="Arial" w:cs="Arial" w:eastAsia="Arial" w:hAnsi="Arial"/>
              </w:rPr>
            </w:pPr>
            <w:r w:rsidDel="00000000" w:rsidR="00000000" w:rsidRPr="00000000">
              <w:rPr>
                <w:rFonts w:ascii="Arial" w:cs="Arial" w:eastAsia="Arial" w:hAnsi="Arial"/>
                <w:rtl w:val="0"/>
              </w:rPr>
              <w:t xml:space="preserve">Insumos necesarios</w:t>
            </w:r>
          </w:p>
          <w:p w:rsidR="00000000" w:rsidDel="00000000" w:rsidP="00000000" w:rsidRDefault="00000000" w:rsidRPr="00000000" w14:paraId="000000A0">
            <w:pPr>
              <w:numPr>
                <w:ilvl w:val="0"/>
                <w:numId w:val="2"/>
              </w:numPr>
              <w:ind w:left="720" w:hanging="360"/>
              <w:rPr>
                <w:rFonts w:ascii="Arial" w:cs="Arial" w:eastAsia="Arial" w:hAnsi="Arial"/>
              </w:rPr>
            </w:pPr>
            <w:r w:rsidDel="00000000" w:rsidR="00000000" w:rsidRPr="00000000">
              <w:rPr>
                <w:rFonts w:ascii="Arial" w:cs="Arial" w:eastAsia="Arial" w:hAnsi="Arial"/>
                <w:rtl w:val="0"/>
              </w:rPr>
              <w:t xml:space="preserve">Obleas. </w:t>
            </w:r>
          </w:p>
          <w:p w:rsidR="00000000" w:rsidDel="00000000" w:rsidP="00000000" w:rsidRDefault="00000000" w:rsidRPr="00000000" w14:paraId="000000A1">
            <w:pPr>
              <w:rPr>
                <w:rFonts w:ascii="Arial" w:cs="Arial" w:eastAsia="Arial" w:hAnsi="Arial"/>
              </w:rPr>
            </w:pPr>
            <w:r w:rsidDel="00000000" w:rsidR="00000000" w:rsidRPr="00000000">
              <w:rPr>
                <w:rtl w:val="0"/>
              </w:rPr>
            </w:r>
          </w:p>
        </w:tc>
      </w:tr>
      <w:tr>
        <w:trPr>
          <w:cantSplit w:val="0"/>
          <w:trHeight w:val="245" w:hRule="atLeast"/>
          <w:tblHeader w:val="0"/>
        </w:trPr>
        <w:tc>
          <w:tcPr>
            <w:gridSpan w:val="3"/>
            <w:vMerge w:val="continue"/>
            <w:shd w:fill="eeece1" w:val="clear"/>
            <w:vAlign w:val="center"/>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A7">
            <w:pPr>
              <w:rPr>
                <w:rFonts w:ascii="Arial" w:cs="Arial" w:eastAsia="Arial" w:hAnsi="Arial"/>
              </w:rPr>
            </w:pPr>
            <w:r w:rsidDel="00000000" w:rsidR="00000000" w:rsidRPr="00000000">
              <w:rPr>
                <w:rtl w:val="0"/>
              </w:rPr>
            </w:r>
          </w:p>
        </w:tc>
        <w:tc>
          <w:tcPr>
            <w:gridSpan w:val="3"/>
            <w:vAlign w:val="center"/>
          </w:tcPr>
          <w:p w:rsidR="00000000" w:rsidDel="00000000" w:rsidP="00000000" w:rsidRDefault="00000000" w:rsidRPr="00000000" w14:paraId="000000A8">
            <w:pPr>
              <w:rPr>
                <w:rFonts w:ascii="Arial" w:cs="Arial" w:eastAsia="Arial" w:hAnsi="Arial"/>
              </w:rPr>
            </w:pPr>
            <w:r w:rsidDel="00000000" w:rsidR="00000000" w:rsidRPr="00000000">
              <w:rPr>
                <w:rtl w:val="0"/>
              </w:rPr>
            </w:r>
          </w:p>
        </w:tc>
      </w:tr>
      <w:tr>
        <w:trPr>
          <w:cantSplit w:val="0"/>
          <w:trHeight w:val="186" w:hRule="atLeast"/>
          <w:tblHeader w:val="0"/>
        </w:trPr>
        <w:tc>
          <w:tcPr>
            <w:gridSpan w:val="3"/>
            <w:vMerge w:val="restart"/>
            <w:shd w:fill="eeece1" w:val="clear"/>
            <w:vAlign w:val="center"/>
          </w:tcPr>
          <w:p w:rsidR="00000000" w:rsidDel="00000000" w:rsidP="00000000" w:rsidRDefault="00000000" w:rsidRPr="00000000" w14:paraId="000000AB">
            <w:pPr>
              <w:rPr>
                <w:rFonts w:ascii="Arial" w:cs="Arial" w:eastAsia="Arial" w:hAnsi="Arial"/>
              </w:rPr>
            </w:pPr>
            <w:r w:rsidDel="00000000" w:rsidR="00000000" w:rsidRPr="00000000">
              <w:rPr>
                <w:rFonts w:ascii="Arial" w:cs="Arial" w:eastAsia="Arial" w:hAnsi="Arial"/>
                <w:rtl w:val="0"/>
              </w:rPr>
              <w:t xml:space="preserve">Recursos del Proceso</w:t>
            </w:r>
          </w:p>
        </w:tc>
        <w:tc>
          <w:tcPr>
            <w:shd w:fill="eeece1" w:val="clear"/>
            <w:vAlign w:val="center"/>
          </w:tcPr>
          <w:p w:rsidR="00000000" w:rsidDel="00000000" w:rsidP="00000000" w:rsidRDefault="00000000" w:rsidRPr="00000000" w14:paraId="000000AE">
            <w:pPr>
              <w:rPr>
                <w:rFonts w:ascii="Arial" w:cs="Arial" w:eastAsia="Arial" w:hAnsi="Arial"/>
              </w:rPr>
            </w:pPr>
            <w:r w:rsidDel="00000000" w:rsidR="00000000" w:rsidRPr="00000000">
              <w:rPr>
                <w:rFonts w:ascii="Arial" w:cs="Arial" w:eastAsia="Arial" w:hAnsi="Arial"/>
                <w:rtl w:val="0"/>
              </w:rPr>
              <w:t xml:space="preserve">Humanos</w:t>
            </w:r>
          </w:p>
        </w:tc>
        <w:tc>
          <w:tcPr>
            <w:gridSpan w:val="3"/>
            <w:shd w:fill="eeece1" w:val="clear"/>
            <w:vAlign w:val="center"/>
          </w:tcPr>
          <w:p w:rsidR="00000000" w:rsidDel="00000000" w:rsidP="00000000" w:rsidRDefault="00000000" w:rsidRPr="00000000" w14:paraId="000000AF">
            <w:pPr>
              <w:rPr>
                <w:rFonts w:ascii="Arial" w:cs="Arial" w:eastAsia="Arial" w:hAnsi="Arial"/>
              </w:rPr>
            </w:pPr>
            <w:r w:rsidDel="00000000" w:rsidR="00000000" w:rsidRPr="00000000">
              <w:rPr>
                <w:rFonts w:ascii="Arial" w:cs="Arial" w:eastAsia="Arial" w:hAnsi="Arial"/>
                <w:rtl w:val="0"/>
              </w:rPr>
              <w:t xml:space="preserve">Materiales</w:t>
            </w:r>
          </w:p>
        </w:tc>
      </w:tr>
      <w:tr>
        <w:trPr>
          <w:cantSplit w:val="0"/>
          <w:trHeight w:val="367" w:hRule="atLeast"/>
          <w:tblHeader w:val="0"/>
        </w:trPr>
        <w:tc>
          <w:tcPr>
            <w:gridSpan w:val="3"/>
            <w:vMerge w:val="continue"/>
            <w:shd w:fill="eeece1" w:val="clear"/>
            <w:vAlign w:val="center"/>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B5">
            <w:pPr>
              <w:numPr>
                <w:ilvl w:val="0"/>
                <w:numId w:val="4"/>
              </w:numPr>
              <w:ind w:left="720" w:hanging="360"/>
              <w:rPr/>
            </w:pPr>
            <w:r w:rsidDel="00000000" w:rsidR="00000000" w:rsidRPr="00000000">
              <w:rPr>
                <w:rFonts w:ascii="Arial" w:cs="Arial" w:eastAsia="Arial" w:hAnsi="Arial"/>
                <w:rtl w:val="0"/>
              </w:rPr>
              <w:t xml:space="preserve">Inspectores.</w:t>
            </w:r>
            <w:r w:rsidDel="00000000" w:rsidR="00000000" w:rsidRPr="00000000">
              <w:rPr>
                <w:rtl w:val="0"/>
              </w:rPr>
            </w:r>
          </w:p>
          <w:p w:rsidR="00000000" w:rsidDel="00000000" w:rsidP="00000000" w:rsidRDefault="00000000" w:rsidRPr="00000000" w14:paraId="000000B6">
            <w:pPr>
              <w:numPr>
                <w:ilvl w:val="0"/>
                <w:numId w:val="4"/>
              </w:numPr>
              <w:ind w:left="720" w:hanging="360"/>
              <w:rPr/>
            </w:pPr>
            <w:r w:rsidDel="00000000" w:rsidR="00000000" w:rsidRPr="00000000">
              <w:rPr>
                <w:rFonts w:ascii="Arial" w:cs="Arial" w:eastAsia="Arial" w:hAnsi="Arial"/>
                <w:rtl w:val="0"/>
              </w:rPr>
              <w:t xml:space="preserve">Supervisor. </w:t>
            </w:r>
            <w:r w:rsidDel="00000000" w:rsidR="00000000" w:rsidRPr="00000000">
              <w:rPr>
                <w:rtl w:val="0"/>
              </w:rPr>
            </w:r>
          </w:p>
          <w:p w:rsidR="00000000" w:rsidDel="00000000" w:rsidP="00000000" w:rsidRDefault="00000000" w:rsidRPr="00000000" w14:paraId="000000B7">
            <w:pPr>
              <w:numPr>
                <w:ilvl w:val="0"/>
                <w:numId w:val="4"/>
              </w:numPr>
              <w:ind w:left="720" w:hanging="360"/>
              <w:rPr>
                <w:rFonts w:ascii="Arial" w:cs="Arial" w:eastAsia="Arial" w:hAnsi="Arial"/>
              </w:rPr>
            </w:pPr>
            <w:r w:rsidDel="00000000" w:rsidR="00000000" w:rsidRPr="00000000">
              <w:rPr>
                <w:rFonts w:ascii="Arial" w:cs="Arial" w:eastAsia="Arial" w:hAnsi="Arial"/>
                <w:rtl w:val="0"/>
              </w:rPr>
              <w:t xml:space="preserve">Cajero </w:t>
            </w:r>
          </w:p>
          <w:p w:rsidR="00000000" w:rsidDel="00000000" w:rsidP="00000000" w:rsidRDefault="00000000" w:rsidRPr="00000000" w14:paraId="000000B8">
            <w:pPr>
              <w:numPr>
                <w:ilvl w:val="0"/>
                <w:numId w:val="4"/>
              </w:numPr>
              <w:ind w:left="720" w:hanging="360"/>
              <w:rPr>
                <w:rFonts w:ascii="Arial" w:cs="Arial" w:eastAsia="Arial" w:hAnsi="Arial"/>
              </w:rPr>
            </w:pPr>
            <w:r w:rsidDel="00000000" w:rsidR="00000000" w:rsidRPr="00000000">
              <w:rPr>
                <w:rFonts w:ascii="Arial" w:cs="Arial" w:eastAsia="Arial" w:hAnsi="Arial"/>
                <w:rtl w:val="0"/>
              </w:rPr>
              <w:t xml:space="preserve">Personal de recepción. </w:t>
            </w:r>
          </w:p>
          <w:p w:rsidR="00000000" w:rsidDel="00000000" w:rsidP="00000000" w:rsidRDefault="00000000" w:rsidRPr="00000000" w14:paraId="000000B9">
            <w:pPr>
              <w:rPr>
                <w:rFonts w:ascii="Arial" w:cs="Arial" w:eastAsia="Arial" w:hAnsi="Arial"/>
              </w:rPr>
            </w:pPr>
            <w:r w:rsidDel="00000000" w:rsidR="00000000" w:rsidRPr="00000000">
              <w:rPr>
                <w:rtl w:val="0"/>
              </w:rPr>
            </w:r>
          </w:p>
          <w:p w:rsidR="00000000" w:rsidDel="00000000" w:rsidP="00000000" w:rsidRDefault="00000000" w:rsidRPr="00000000" w14:paraId="000000BA">
            <w:pPr>
              <w:rPr>
                <w:rFonts w:ascii="Arial" w:cs="Arial" w:eastAsia="Arial" w:hAnsi="Arial"/>
                <w:b w:val="1"/>
              </w:rPr>
            </w:pPr>
            <w:r w:rsidDel="00000000" w:rsidR="00000000" w:rsidRPr="00000000">
              <w:rPr>
                <w:rtl w:val="0"/>
              </w:rPr>
            </w:r>
          </w:p>
          <w:p w:rsidR="00000000" w:rsidDel="00000000" w:rsidP="00000000" w:rsidRDefault="00000000" w:rsidRPr="00000000" w14:paraId="000000BB">
            <w:pPr>
              <w:rPr>
                <w:rFonts w:ascii="Arial" w:cs="Arial" w:eastAsia="Arial" w:hAnsi="Arial"/>
                <w:b w:val="1"/>
              </w:rPr>
            </w:pPr>
            <w:r w:rsidDel="00000000" w:rsidR="00000000" w:rsidRPr="00000000">
              <w:rPr>
                <w:rtl w:val="0"/>
              </w:rPr>
            </w:r>
          </w:p>
        </w:tc>
        <w:tc>
          <w:tcPr>
            <w:gridSpan w:val="3"/>
            <w:vAlign w:val="center"/>
          </w:tcPr>
          <w:p w:rsidR="00000000" w:rsidDel="00000000" w:rsidP="00000000" w:rsidRDefault="00000000" w:rsidRPr="00000000" w14:paraId="000000BC">
            <w:pPr>
              <w:numPr>
                <w:ilvl w:val="0"/>
                <w:numId w:val="6"/>
              </w:numPr>
              <w:ind w:left="720" w:hanging="360"/>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Terrenos y edificios</w:t>
            </w:r>
            <w:r w:rsidDel="00000000" w:rsidR="00000000" w:rsidRPr="00000000">
              <w:rPr>
                <w:rtl w:val="0"/>
              </w:rPr>
            </w:r>
          </w:p>
          <w:p w:rsidR="00000000" w:rsidDel="00000000" w:rsidP="00000000" w:rsidRDefault="00000000" w:rsidRPr="00000000" w14:paraId="000000BD">
            <w:pPr>
              <w:numPr>
                <w:ilvl w:val="0"/>
                <w:numId w:val="6"/>
              </w:numPr>
              <w:ind w:left="720" w:hanging="360"/>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Equipos y máquinas de inspección</w:t>
            </w:r>
            <w:r w:rsidDel="00000000" w:rsidR="00000000" w:rsidRPr="00000000">
              <w:rPr>
                <w:rtl w:val="0"/>
              </w:rPr>
            </w:r>
          </w:p>
          <w:p w:rsidR="00000000" w:rsidDel="00000000" w:rsidP="00000000" w:rsidRDefault="00000000" w:rsidRPr="00000000" w14:paraId="000000BE">
            <w:pPr>
              <w:numPr>
                <w:ilvl w:val="0"/>
                <w:numId w:val="6"/>
              </w:numPr>
              <w:ind w:left="720" w:hanging="360"/>
              <w:rPr>
                <w:rFonts w:ascii="Arial" w:cs="Arial" w:eastAsia="Arial" w:hAnsi="Arial"/>
              </w:rPr>
            </w:pPr>
            <w:r w:rsidDel="00000000" w:rsidR="00000000" w:rsidRPr="00000000">
              <w:rPr>
                <w:rFonts w:ascii="Arial" w:cs="Arial" w:eastAsia="Arial" w:hAnsi="Arial"/>
                <w:rtl w:val="0"/>
              </w:rPr>
              <w:t xml:space="preserve">Caja registradora </w:t>
            </w:r>
          </w:p>
          <w:p w:rsidR="00000000" w:rsidDel="00000000" w:rsidP="00000000" w:rsidRDefault="00000000" w:rsidRPr="00000000" w14:paraId="000000BF">
            <w:pPr>
              <w:rPr>
                <w:rFonts w:ascii="Arial" w:cs="Arial" w:eastAsia="Arial" w:hAnsi="Arial"/>
                <w:b w:val="1"/>
              </w:rPr>
            </w:pPr>
            <w:r w:rsidDel="00000000" w:rsidR="00000000" w:rsidRPr="00000000">
              <w:rPr>
                <w:rtl w:val="0"/>
              </w:rPr>
            </w:r>
          </w:p>
        </w:tc>
      </w:tr>
      <w:tr>
        <w:trPr>
          <w:cantSplit w:val="0"/>
          <w:tblHeader w:val="0"/>
        </w:trPr>
        <w:tc>
          <w:tcPr>
            <w:gridSpan w:val="3"/>
            <w:vMerge w:val="restart"/>
            <w:shd w:fill="eeece1" w:val="clear"/>
            <w:vAlign w:val="center"/>
          </w:tcPr>
          <w:p w:rsidR="00000000" w:rsidDel="00000000" w:rsidP="00000000" w:rsidRDefault="00000000" w:rsidRPr="00000000" w14:paraId="000000C2">
            <w:pPr>
              <w:rPr>
                <w:rFonts w:ascii="Arial" w:cs="Arial" w:eastAsia="Arial" w:hAnsi="Arial"/>
              </w:rPr>
            </w:pPr>
            <w:r w:rsidDel="00000000" w:rsidR="00000000" w:rsidRPr="00000000">
              <w:rPr>
                <w:rFonts w:ascii="Arial" w:cs="Arial" w:eastAsia="Arial" w:hAnsi="Arial"/>
                <w:rtl w:val="0"/>
              </w:rPr>
              <w:t xml:space="preserve">Formulario, registro e información del proceso</w:t>
            </w:r>
          </w:p>
        </w:tc>
        <w:tc>
          <w:tcPr>
            <w:shd w:fill="eeece1" w:val="clear"/>
            <w:vAlign w:val="center"/>
          </w:tcPr>
          <w:p w:rsidR="00000000" w:rsidDel="00000000" w:rsidP="00000000" w:rsidRDefault="00000000" w:rsidRPr="00000000" w14:paraId="000000C5">
            <w:pPr>
              <w:rPr>
                <w:rFonts w:ascii="Arial" w:cs="Arial" w:eastAsia="Arial" w:hAnsi="Arial"/>
              </w:rPr>
            </w:pPr>
            <w:r w:rsidDel="00000000" w:rsidR="00000000" w:rsidRPr="00000000">
              <w:rPr>
                <w:rFonts w:ascii="Arial" w:cs="Arial" w:eastAsia="Arial" w:hAnsi="Arial"/>
                <w:rtl w:val="0"/>
              </w:rPr>
              <w:t xml:space="preserve">Formularios</w:t>
            </w:r>
          </w:p>
        </w:tc>
        <w:tc>
          <w:tcPr>
            <w:gridSpan w:val="2"/>
            <w:shd w:fill="eeece1" w:val="clear"/>
            <w:vAlign w:val="center"/>
          </w:tcPr>
          <w:p w:rsidR="00000000" w:rsidDel="00000000" w:rsidP="00000000" w:rsidRDefault="00000000" w:rsidRPr="00000000" w14:paraId="000000C6">
            <w:pPr>
              <w:rPr>
                <w:rFonts w:ascii="Arial" w:cs="Arial" w:eastAsia="Arial" w:hAnsi="Arial"/>
              </w:rPr>
            </w:pPr>
            <w:r w:rsidDel="00000000" w:rsidR="00000000" w:rsidRPr="00000000">
              <w:rPr>
                <w:rFonts w:ascii="Arial" w:cs="Arial" w:eastAsia="Arial" w:hAnsi="Arial"/>
                <w:rtl w:val="0"/>
              </w:rPr>
              <w:t xml:space="preserve">Registros </w:t>
            </w:r>
          </w:p>
        </w:tc>
        <w:tc>
          <w:tcPr>
            <w:shd w:fill="eeece1" w:val="clear"/>
            <w:vAlign w:val="center"/>
          </w:tcPr>
          <w:p w:rsidR="00000000" w:rsidDel="00000000" w:rsidP="00000000" w:rsidRDefault="00000000" w:rsidRPr="00000000" w14:paraId="000000C8">
            <w:pPr>
              <w:rPr>
                <w:rFonts w:ascii="Arial" w:cs="Arial" w:eastAsia="Arial" w:hAnsi="Arial"/>
              </w:rPr>
            </w:pPr>
            <w:r w:rsidDel="00000000" w:rsidR="00000000" w:rsidRPr="00000000">
              <w:rPr>
                <w:rFonts w:ascii="Arial" w:cs="Arial" w:eastAsia="Arial" w:hAnsi="Arial"/>
                <w:rtl w:val="0"/>
              </w:rPr>
              <w:t xml:space="preserve">información</w:t>
            </w:r>
          </w:p>
        </w:tc>
      </w:tr>
      <w:tr>
        <w:trPr>
          <w:cantSplit w:val="0"/>
          <w:tblHeader w:val="0"/>
        </w:trPr>
        <w:tc>
          <w:tcPr>
            <w:gridSpan w:val="3"/>
            <w:vMerge w:val="continue"/>
            <w:shd w:fill="eeece1" w:val="clear"/>
            <w:vAlign w:val="center"/>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CC">
            <w:pPr>
              <w:numPr>
                <w:ilvl w:val="0"/>
                <w:numId w:val="9"/>
              </w:numPr>
              <w:ind w:left="720" w:hanging="360"/>
              <w:rPr>
                <w:rFonts w:ascii="Arial" w:cs="Arial" w:eastAsia="Arial" w:hAnsi="Arial"/>
              </w:rPr>
            </w:pPr>
            <w:r w:rsidDel="00000000" w:rsidR="00000000" w:rsidRPr="00000000">
              <w:rPr>
                <w:rFonts w:ascii="Arial" w:cs="Arial" w:eastAsia="Arial" w:hAnsi="Arial"/>
                <w:rtl w:val="0"/>
              </w:rPr>
              <w:t xml:space="preserve">Informe detallado que se le entrega al cliente. </w:t>
            </w:r>
          </w:p>
          <w:p w:rsidR="00000000" w:rsidDel="00000000" w:rsidP="00000000" w:rsidRDefault="00000000" w:rsidRPr="00000000" w14:paraId="000000CD">
            <w:pPr>
              <w:numPr>
                <w:ilvl w:val="0"/>
                <w:numId w:val="9"/>
              </w:numPr>
              <w:ind w:left="720" w:hanging="360"/>
              <w:rPr>
                <w:rFonts w:ascii="Arial" w:cs="Arial" w:eastAsia="Arial" w:hAnsi="Arial"/>
              </w:rPr>
            </w:pPr>
            <w:r w:rsidDel="00000000" w:rsidR="00000000" w:rsidRPr="00000000">
              <w:rPr>
                <w:rFonts w:ascii="Arial" w:cs="Arial" w:eastAsia="Arial" w:hAnsi="Arial"/>
                <w:rtl w:val="0"/>
              </w:rPr>
              <w:t xml:space="preserve">Comprobante primera Revisión. </w:t>
            </w:r>
          </w:p>
          <w:p w:rsidR="00000000" w:rsidDel="00000000" w:rsidP="00000000" w:rsidRDefault="00000000" w:rsidRPr="00000000" w14:paraId="000000CE">
            <w:pPr>
              <w:numPr>
                <w:ilvl w:val="0"/>
                <w:numId w:val="9"/>
              </w:numPr>
              <w:ind w:left="720" w:hanging="360"/>
              <w:rPr>
                <w:rFonts w:ascii="Arial" w:cs="Arial" w:eastAsia="Arial" w:hAnsi="Arial"/>
              </w:rPr>
            </w:pPr>
            <w:r w:rsidDel="00000000" w:rsidR="00000000" w:rsidRPr="00000000">
              <w:rPr>
                <w:rFonts w:ascii="Arial" w:cs="Arial" w:eastAsia="Arial" w:hAnsi="Arial"/>
                <w:rtl w:val="0"/>
              </w:rPr>
              <w:t xml:space="preserve">Oblea de habilitación.</w:t>
            </w:r>
          </w:p>
          <w:p w:rsidR="00000000" w:rsidDel="00000000" w:rsidP="00000000" w:rsidRDefault="00000000" w:rsidRPr="00000000" w14:paraId="000000CF">
            <w:pPr>
              <w:numPr>
                <w:ilvl w:val="0"/>
                <w:numId w:val="9"/>
              </w:numPr>
              <w:ind w:left="720" w:hanging="360"/>
              <w:rPr>
                <w:rFonts w:ascii="Arial" w:cs="Arial" w:eastAsia="Arial" w:hAnsi="Arial"/>
              </w:rPr>
            </w:pPr>
            <w:r w:rsidDel="00000000" w:rsidR="00000000" w:rsidRPr="00000000">
              <w:rPr>
                <w:rFonts w:ascii="Arial" w:cs="Arial" w:eastAsia="Arial" w:hAnsi="Arial"/>
                <w:rtl w:val="0"/>
              </w:rPr>
              <w:t xml:space="preserve">Comprobante de pago.</w:t>
            </w:r>
          </w:p>
          <w:p w:rsidR="00000000" w:rsidDel="00000000" w:rsidP="00000000" w:rsidRDefault="00000000" w:rsidRPr="00000000" w14:paraId="000000D0">
            <w:pPr>
              <w:rPr>
                <w:rFonts w:ascii="Arial" w:cs="Arial" w:eastAsia="Arial" w:hAnsi="Arial"/>
                <w:b w:val="1"/>
              </w:rPr>
            </w:pPr>
            <w:r w:rsidDel="00000000" w:rsidR="00000000" w:rsidRPr="00000000">
              <w:rPr>
                <w:rtl w:val="0"/>
              </w:rPr>
            </w:r>
          </w:p>
          <w:p w:rsidR="00000000" w:rsidDel="00000000" w:rsidP="00000000" w:rsidRDefault="00000000" w:rsidRPr="00000000" w14:paraId="000000D1">
            <w:pPr>
              <w:rPr>
                <w:rFonts w:ascii="Arial" w:cs="Arial" w:eastAsia="Arial" w:hAnsi="Arial"/>
                <w:b w:val="1"/>
              </w:rPr>
            </w:pPr>
            <w:r w:rsidDel="00000000" w:rsidR="00000000" w:rsidRPr="00000000">
              <w:rPr>
                <w:rtl w:val="0"/>
              </w:rPr>
            </w:r>
          </w:p>
        </w:tc>
        <w:tc>
          <w:tcPr>
            <w:gridSpan w:val="2"/>
            <w:vAlign w:val="center"/>
          </w:tcPr>
          <w:p w:rsidR="00000000" w:rsidDel="00000000" w:rsidP="00000000" w:rsidRDefault="00000000" w:rsidRPr="00000000" w14:paraId="000000D2">
            <w:pPr>
              <w:rPr>
                <w:rFonts w:ascii="Arial" w:cs="Arial" w:eastAsia="Arial" w:hAnsi="Arial"/>
              </w:rPr>
            </w:pPr>
            <w:r w:rsidDel="00000000" w:rsidR="00000000" w:rsidRPr="00000000">
              <w:rPr>
                <w:rFonts w:ascii="Arial" w:cs="Arial" w:eastAsia="Arial" w:hAnsi="Arial"/>
                <w:rtl w:val="0"/>
              </w:rPr>
              <w:t xml:space="preserve">Datos del cliente.</w:t>
            </w:r>
          </w:p>
          <w:p w:rsidR="00000000" w:rsidDel="00000000" w:rsidP="00000000" w:rsidRDefault="00000000" w:rsidRPr="00000000" w14:paraId="000000D3">
            <w:pPr>
              <w:rPr>
                <w:rFonts w:ascii="Arial" w:cs="Arial" w:eastAsia="Arial" w:hAnsi="Arial"/>
              </w:rPr>
            </w:pPr>
            <w:r w:rsidDel="00000000" w:rsidR="00000000" w:rsidRPr="00000000">
              <w:rPr>
                <w:rtl w:val="0"/>
              </w:rPr>
            </w:r>
          </w:p>
          <w:p w:rsidR="00000000" w:rsidDel="00000000" w:rsidP="00000000" w:rsidRDefault="00000000" w:rsidRPr="00000000" w14:paraId="000000D4">
            <w:pPr>
              <w:rPr>
                <w:rFonts w:ascii="Arial" w:cs="Arial" w:eastAsia="Arial" w:hAnsi="Arial"/>
              </w:rPr>
            </w:pPr>
            <w:r w:rsidDel="00000000" w:rsidR="00000000" w:rsidRPr="00000000">
              <w:rPr>
                <w:rFonts w:ascii="Arial" w:cs="Arial" w:eastAsia="Arial" w:hAnsi="Arial"/>
                <w:rtl w:val="0"/>
              </w:rPr>
              <w:t xml:space="preserve">Datos del vehículo. </w:t>
            </w:r>
          </w:p>
          <w:p w:rsidR="00000000" w:rsidDel="00000000" w:rsidP="00000000" w:rsidRDefault="00000000" w:rsidRPr="00000000" w14:paraId="000000D5">
            <w:pPr>
              <w:rPr>
                <w:rFonts w:ascii="Arial" w:cs="Arial" w:eastAsia="Arial" w:hAnsi="Arial"/>
              </w:rPr>
            </w:pPr>
            <w:r w:rsidDel="00000000" w:rsidR="00000000" w:rsidRPr="00000000">
              <w:rPr>
                <w:rtl w:val="0"/>
              </w:rPr>
            </w:r>
          </w:p>
          <w:p w:rsidR="00000000" w:rsidDel="00000000" w:rsidP="00000000" w:rsidRDefault="00000000" w:rsidRPr="00000000" w14:paraId="000000D6">
            <w:pPr>
              <w:rPr>
                <w:rFonts w:ascii="Arial" w:cs="Arial" w:eastAsia="Arial" w:hAnsi="Arial"/>
              </w:rPr>
            </w:pPr>
            <w:r w:rsidDel="00000000" w:rsidR="00000000" w:rsidRPr="00000000">
              <w:rPr>
                <w:rFonts w:ascii="Arial" w:cs="Arial" w:eastAsia="Arial" w:hAnsi="Arial"/>
                <w:rtl w:val="0"/>
              </w:rPr>
              <w:t xml:space="preserve">Resultado de inspección</w:t>
            </w:r>
          </w:p>
        </w:tc>
        <w:tc>
          <w:tcPr>
            <w:vAlign w:val="center"/>
          </w:tcPr>
          <w:p w:rsidR="00000000" w:rsidDel="00000000" w:rsidP="00000000" w:rsidRDefault="00000000" w:rsidRPr="00000000" w14:paraId="000000D8">
            <w:pPr>
              <w:rPr>
                <w:rFonts w:ascii="Arial" w:cs="Arial" w:eastAsia="Arial" w:hAnsi="Arial"/>
              </w:rPr>
            </w:pPr>
            <w:r w:rsidDel="00000000" w:rsidR="00000000" w:rsidRPr="00000000">
              <w:rPr>
                <w:rFonts w:ascii="Arial" w:cs="Arial" w:eastAsia="Arial" w:hAnsi="Arial"/>
                <w:rtl w:val="0"/>
              </w:rPr>
              <w:t xml:space="preserve">Informe de vehículo con inspecciones realizadas y su respectivo resultado.</w:t>
            </w:r>
          </w:p>
          <w:p w:rsidR="00000000" w:rsidDel="00000000" w:rsidP="00000000" w:rsidRDefault="00000000" w:rsidRPr="00000000" w14:paraId="000000D9">
            <w:pPr>
              <w:spacing w:line="276" w:lineRule="auto"/>
              <w:rPr>
                <w:rFonts w:ascii="Arial" w:cs="Arial" w:eastAsia="Arial" w:hAnsi="Arial"/>
              </w:rPr>
            </w:pPr>
            <w:r w:rsidDel="00000000" w:rsidR="00000000" w:rsidRPr="00000000">
              <w:rPr>
                <w:rFonts w:ascii="Arial" w:cs="Arial" w:eastAsia="Arial" w:hAnsi="Arial"/>
                <w:rtl w:val="0"/>
              </w:rPr>
              <w:t xml:space="preserve">Reporte municipal de inspecciones realizadas. </w:t>
            </w:r>
          </w:p>
        </w:tc>
      </w:tr>
      <w:tr>
        <w:trPr>
          <w:cantSplit w:val="0"/>
          <w:trHeight w:val="2008" w:hRule="atLeast"/>
          <w:tblHeader w:val="0"/>
        </w:trPr>
        <w:tc>
          <w:tcPr>
            <w:gridSpan w:val="3"/>
            <w:shd w:fill="eeece1" w:val="clear"/>
            <w:vAlign w:val="center"/>
          </w:tcPr>
          <w:p w:rsidR="00000000" w:rsidDel="00000000" w:rsidP="00000000" w:rsidRDefault="00000000" w:rsidRPr="00000000" w14:paraId="000000DA">
            <w:pPr>
              <w:rPr>
                <w:rFonts w:ascii="Arial" w:cs="Arial" w:eastAsia="Arial" w:hAnsi="Arial"/>
              </w:rPr>
            </w:pPr>
            <w:r w:rsidDel="00000000" w:rsidR="00000000" w:rsidRPr="00000000">
              <w:rPr>
                <w:rFonts w:ascii="Arial" w:cs="Arial" w:eastAsia="Arial" w:hAnsi="Arial"/>
                <w:rtl w:val="0"/>
              </w:rPr>
              <w:t xml:space="preserve">Reglas de Negocio</w:t>
            </w:r>
          </w:p>
        </w:tc>
        <w:tc>
          <w:tcPr>
            <w:gridSpan w:val="4"/>
            <w:vAlign w:val="center"/>
          </w:tcPr>
          <w:p w:rsidR="00000000" w:rsidDel="00000000" w:rsidP="00000000" w:rsidRDefault="00000000" w:rsidRPr="00000000" w14:paraId="000000DD">
            <w:pPr>
              <w:numPr>
                <w:ilvl w:val="0"/>
                <w:numId w:val="5"/>
              </w:numPr>
              <w:ind w:left="720" w:hanging="360"/>
              <w:rPr>
                <w:rFonts w:ascii="Arial" w:cs="Arial" w:eastAsia="Arial" w:hAnsi="Arial"/>
              </w:rPr>
            </w:pPr>
            <w:r w:rsidDel="00000000" w:rsidR="00000000" w:rsidRPr="00000000">
              <w:rPr>
                <w:rFonts w:ascii="Arial" w:cs="Arial" w:eastAsia="Arial" w:hAnsi="Arial"/>
                <w:rtl w:val="0"/>
              </w:rPr>
              <w:t xml:space="preserve">Para realizar la VTV el titular del vehículo debe ser quien se presente a la planta</w:t>
            </w:r>
          </w:p>
          <w:p w:rsidR="00000000" w:rsidDel="00000000" w:rsidP="00000000" w:rsidRDefault="00000000" w:rsidRPr="00000000" w14:paraId="000000DE">
            <w:pPr>
              <w:numPr>
                <w:ilvl w:val="0"/>
                <w:numId w:val="5"/>
              </w:numPr>
              <w:ind w:left="720" w:hanging="360"/>
              <w:rPr>
                <w:rFonts w:ascii="Arial" w:cs="Arial" w:eastAsia="Arial" w:hAnsi="Arial"/>
              </w:rPr>
            </w:pPr>
            <w:r w:rsidDel="00000000" w:rsidR="00000000" w:rsidRPr="00000000">
              <w:rPr>
                <w:rFonts w:ascii="Arial" w:cs="Arial" w:eastAsia="Arial" w:hAnsi="Arial"/>
                <w:rtl w:val="0"/>
              </w:rPr>
              <w:t xml:space="preserve"> En caso de que se detecten defectos leves se dispone de 60 días para abordar las reparaciones necesarias.</w:t>
            </w:r>
          </w:p>
          <w:p w:rsidR="00000000" w:rsidDel="00000000" w:rsidP="00000000" w:rsidRDefault="00000000" w:rsidRPr="00000000" w14:paraId="000000DF">
            <w:pPr>
              <w:numPr>
                <w:ilvl w:val="0"/>
                <w:numId w:val="5"/>
              </w:numPr>
              <w:ind w:left="720" w:hanging="360"/>
              <w:rPr>
                <w:rFonts w:ascii="Arial" w:cs="Arial" w:eastAsia="Arial" w:hAnsi="Arial"/>
              </w:rPr>
            </w:pPr>
            <w:r w:rsidDel="00000000" w:rsidR="00000000" w:rsidRPr="00000000">
              <w:rPr>
                <w:rFonts w:ascii="Arial" w:cs="Arial" w:eastAsia="Arial" w:hAnsi="Arial"/>
                <w:rtl w:val="0"/>
              </w:rPr>
              <w:t xml:space="preserve">En caso de que la inspección sea rechazada se establece un plazo de un día para resolver la situación. </w:t>
            </w:r>
          </w:p>
          <w:p w:rsidR="00000000" w:rsidDel="00000000" w:rsidP="00000000" w:rsidRDefault="00000000" w:rsidRPr="00000000" w14:paraId="000000E0">
            <w:pPr>
              <w:numPr>
                <w:ilvl w:val="0"/>
                <w:numId w:val="5"/>
              </w:numPr>
              <w:ind w:left="720" w:hanging="360"/>
              <w:rPr>
                <w:rFonts w:ascii="Arial" w:cs="Arial" w:eastAsia="Arial" w:hAnsi="Arial"/>
              </w:rPr>
            </w:pPr>
            <w:r w:rsidDel="00000000" w:rsidR="00000000" w:rsidRPr="00000000">
              <w:rPr>
                <w:rFonts w:ascii="Arial" w:cs="Arial" w:eastAsia="Arial" w:hAnsi="Arial"/>
                <w:rtl w:val="0"/>
              </w:rPr>
              <w:t xml:space="preserve">Para acceder a la inspección el dueño del vehículo necesita la documentación correspondiente. </w:t>
            </w:r>
          </w:p>
          <w:p w:rsidR="00000000" w:rsidDel="00000000" w:rsidP="00000000" w:rsidRDefault="00000000" w:rsidRPr="00000000" w14:paraId="000000E1">
            <w:pPr>
              <w:numPr>
                <w:ilvl w:val="0"/>
                <w:numId w:val="5"/>
              </w:numPr>
              <w:ind w:left="720" w:hanging="360"/>
              <w:rPr>
                <w:rFonts w:ascii="Arial" w:cs="Arial" w:eastAsia="Arial" w:hAnsi="Arial"/>
              </w:rPr>
            </w:pPr>
            <w:r w:rsidDel="00000000" w:rsidR="00000000" w:rsidRPr="00000000">
              <w:rPr>
                <w:rFonts w:ascii="Arial" w:cs="Arial" w:eastAsia="Arial" w:hAnsi="Arial"/>
                <w:rtl w:val="0"/>
              </w:rPr>
              <w:t xml:space="preserve">El vehículo debe pasar las tres líneas. </w:t>
            </w:r>
          </w:p>
        </w:tc>
      </w:tr>
      <w:tr>
        <w:trPr>
          <w:cantSplit w:val="0"/>
          <w:tblHeader w:val="0"/>
        </w:trPr>
        <w:tc>
          <w:tcPr>
            <w:gridSpan w:val="3"/>
            <w:shd w:fill="eeece1" w:val="clear"/>
            <w:vAlign w:val="center"/>
          </w:tcPr>
          <w:p w:rsidR="00000000" w:rsidDel="00000000" w:rsidP="00000000" w:rsidRDefault="00000000" w:rsidRPr="00000000" w14:paraId="000000E5">
            <w:pPr>
              <w:rPr>
                <w:rFonts w:ascii="Arial" w:cs="Arial" w:eastAsia="Arial" w:hAnsi="Arial"/>
              </w:rPr>
            </w:pPr>
            <w:r w:rsidDel="00000000" w:rsidR="00000000" w:rsidRPr="00000000">
              <w:rPr>
                <w:rFonts w:ascii="Arial" w:cs="Arial" w:eastAsia="Arial" w:hAnsi="Arial"/>
                <w:rtl w:val="0"/>
              </w:rPr>
              <w:t xml:space="preserve">Restricciones</w:t>
            </w:r>
          </w:p>
        </w:tc>
        <w:tc>
          <w:tcPr>
            <w:gridSpan w:val="4"/>
            <w:vAlign w:val="center"/>
          </w:tcPr>
          <w:p w:rsidR="00000000" w:rsidDel="00000000" w:rsidP="00000000" w:rsidRDefault="00000000" w:rsidRPr="00000000" w14:paraId="000000E8">
            <w:pPr>
              <w:rPr>
                <w:rFonts w:ascii="Arial" w:cs="Arial" w:eastAsia="Arial" w:hAnsi="Arial"/>
                <w:b w:val="1"/>
              </w:rPr>
            </w:pPr>
            <w:r w:rsidDel="00000000" w:rsidR="00000000" w:rsidRPr="00000000">
              <w:rPr>
                <w:rtl w:val="0"/>
              </w:rPr>
            </w:r>
          </w:p>
          <w:p w:rsidR="00000000" w:rsidDel="00000000" w:rsidP="00000000" w:rsidRDefault="00000000" w:rsidRPr="00000000" w14:paraId="000000E9">
            <w:pPr>
              <w:rPr>
                <w:rFonts w:ascii="Arial" w:cs="Arial" w:eastAsia="Arial" w:hAnsi="Arial"/>
              </w:rPr>
            </w:pPr>
            <w:r w:rsidDel="00000000" w:rsidR="00000000" w:rsidRPr="00000000">
              <w:rPr>
                <w:rFonts w:ascii="Arial" w:cs="Arial" w:eastAsia="Arial" w:hAnsi="Arial"/>
                <w:rtl w:val="0"/>
              </w:rPr>
              <w:t xml:space="preserve">Ley de facturación impuesta por AFIP.</w:t>
            </w:r>
          </w:p>
          <w:p w:rsidR="00000000" w:rsidDel="00000000" w:rsidP="00000000" w:rsidRDefault="00000000" w:rsidRPr="00000000" w14:paraId="000000EA">
            <w:pPr>
              <w:rPr>
                <w:rFonts w:ascii="Arial" w:cs="Arial" w:eastAsia="Arial" w:hAnsi="Arial"/>
                <w:b w:val="1"/>
              </w:rPr>
            </w:pPr>
            <w:r w:rsidDel="00000000" w:rsidR="00000000" w:rsidRPr="00000000">
              <w:rPr>
                <w:rtl w:val="0"/>
              </w:rPr>
            </w:r>
          </w:p>
        </w:tc>
      </w:tr>
      <w:tr>
        <w:trPr>
          <w:cantSplit w:val="0"/>
          <w:tblHeader w:val="0"/>
        </w:trPr>
        <w:tc>
          <w:tcPr>
            <w:gridSpan w:val="3"/>
            <w:shd w:fill="eeece1" w:val="clear"/>
            <w:vAlign w:val="center"/>
          </w:tcPr>
          <w:p w:rsidR="00000000" w:rsidDel="00000000" w:rsidP="00000000" w:rsidRDefault="00000000" w:rsidRPr="00000000" w14:paraId="000000EE">
            <w:pPr>
              <w:rPr>
                <w:rFonts w:ascii="Arial" w:cs="Arial" w:eastAsia="Arial" w:hAnsi="Arial"/>
              </w:rPr>
            </w:pPr>
            <w:r w:rsidDel="00000000" w:rsidR="00000000" w:rsidRPr="00000000">
              <w:rPr>
                <w:rFonts w:ascii="Arial" w:cs="Arial" w:eastAsia="Arial" w:hAnsi="Arial"/>
                <w:rtl w:val="0"/>
              </w:rPr>
              <w:t xml:space="preserve">Listado de actividades</w:t>
            </w:r>
          </w:p>
        </w:tc>
        <w:tc>
          <w:tcPr>
            <w:gridSpan w:val="4"/>
            <w:vAlign w:val="center"/>
          </w:tcPr>
          <w:p w:rsidR="00000000" w:rsidDel="00000000" w:rsidP="00000000" w:rsidRDefault="00000000" w:rsidRPr="00000000" w14:paraId="000000F1">
            <w:pPr>
              <w:rPr>
                <w:rFonts w:ascii="Arial" w:cs="Arial" w:eastAsia="Arial" w:hAnsi="Arial"/>
              </w:rPr>
            </w:pPr>
            <w:r w:rsidDel="00000000" w:rsidR="00000000" w:rsidRPr="00000000">
              <w:rPr>
                <w:rFonts w:ascii="Arial" w:cs="Arial" w:eastAsia="Arial" w:hAnsi="Arial"/>
                <w:rtl w:val="0"/>
              </w:rPr>
              <w:t xml:space="preserve">Listado de actividades en BPMN. </w:t>
            </w:r>
          </w:p>
          <w:p w:rsidR="00000000" w:rsidDel="00000000" w:rsidP="00000000" w:rsidRDefault="00000000" w:rsidRPr="00000000" w14:paraId="000000F2">
            <w:pPr>
              <w:rPr>
                <w:rFonts w:ascii="Arial" w:cs="Arial" w:eastAsia="Arial" w:hAnsi="Arial"/>
              </w:rPr>
            </w:pPr>
            <w:r w:rsidDel="00000000" w:rsidR="00000000" w:rsidRPr="00000000">
              <w:rPr>
                <w:rtl w:val="0"/>
              </w:rPr>
            </w:r>
          </w:p>
        </w:tc>
      </w:tr>
      <w:tr>
        <w:trPr>
          <w:cantSplit w:val="0"/>
          <w:tblHeader w:val="0"/>
        </w:trPr>
        <w:tc>
          <w:tcPr>
            <w:gridSpan w:val="3"/>
            <w:shd w:fill="eeece1" w:val="clear"/>
            <w:vAlign w:val="center"/>
          </w:tcPr>
          <w:p w:rsidR="00000000" w:rsidDel="00000000" w:rsidP="00000000" w:rsidRDefault="00000000" w:rsidRPr="00000000" w14:paraId="000000F6">
            <w:pPr>
              <w:rPr>
                <w:rFonts w:ascii="Arial" w:cs="Arial" w:eastAsia="Arial" w:hAnsi="Arial"/>
              </w:rPr>
            </w:pPr>
            <w:r w:rsidDel="00000000" w:rsidR="00000000" w:rsidRPr="00000000">
              <w:rPr>
                <w:rFonts w:ascii="Arial" w:cs="Arial" w:eastAsia="Arial" w:hAnsi="Arial"/>
                <w:rtl w:val="0"/>
              </w:rPr>
              <w:t xml:space="preserve">Observaciones</w:t>
            </w:r>
          </w:p>
        </w:tc>
        <w:tc>
          <w:tcPr>
            <w:gridSpan w:val="4"/>
            <w:vAlign w:val="center"/>
          </w:tcPr>
          <w:p w:rsidR="00000000" w:rsidDel="00000000" w:rsidP="00000000" w:rsidRDefault="00000000" w:rsidRPr="00000000" w14:paraId="000000F9">
            <w:pPr>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0FA">
            <w:pPr>
              <w:rPr>
                <w:rFonts w:ascii="Arial" w:cs="Arial" w:eastAsia="Arial" w:hAnsi="Arial"/>
              </w:rPr>
            </w:pPr>
            <w:r w:rsidDel="00000000" w:rsidR="00000000" w:rsidRPr="00000000">
              <w:rPr>
                <w:rtl w:val="0"/>
              </w:rPr>
            </w:r>
          </w:p>
        </w:tc>
      </w:tr>
      <w:tr>
        <w:trPr>
          <w:cantSplit w:val="0"/>
          <w:tblHeader w:val="0"/>
        </w:trPr>
        <w:tc>
          <w:tcPr>
            <w:gridSpan w:val="7"/>
            <w:shd w:fill="eeece1" w:val="clear"/>
            <w:vAlign w:val="center"/>
          </w:tcPr>
          <w:p w:rsidR="00000000" w:rsidDel="00000000" w:rsidP="00000000" w:rsidRDefault="00000000" w:rsidRPr="00000000" w14:paraId="000000FE">
            <w:pPr>
              <w:rPr>
                <w:rFonts w:ascii="Arial" w:cs="Arial" w:eastAsia="Arial" w:hAnsi="Arial"/>
                <w:b w:val="1"/>
              </w:rPr>
            </w:pPr>
            <w:r w:rsidDel="00000000" w:rsidR="00000000" w:rsidRPr="00000000">
              <w:rPr>
                <w:rFonts w:ascii="Arial" w:cs="Arial" w:eastAsia="Arial" w:hAnsi="Arial"/>
                <w:b w:val="1"/>
                <w:rtl w:val="0"/>
              </w:rPr>
              <w:t xml:space="preserve">Historia de Cambios</w:t>
            </w:r>
          </w:p>
        </w:tc>
      </w:tr>
      <w:tr>
        <w:trPr>
          <w:cantSplit w:val="0"/>
          <w:tblHeader w:val="0"/>
        </w:trPr>
        <w:tc>
          <w:tcPr>
            <w:vAlign w:val="center"/>
          </w:tcPr>
          <w:p w:rsidR="00000000" w:rsidDel="00000000" w:rsidP="00000000" w:rsidRDefault="00000000" w:rsidRPr="00000000" w14:paraId="00000105">
            <w:pPr>
              <w:rPr>
                <w:rFonts w:ascii="Arial" w:cs="Arial" w:eastAsia="Arial" w:hAnsi="Arial"/>
              </w:rPr>
            </w:pPr>
            <w:r w:rsidDel="00000000" w:rsidR="00000000" w:rsidRPr="00000000">
              <w:rPr>
                <w:rFonts w:ascii="Arial" w:cs="Arial" w:eastAsia="Arial" w:hAnsi="Arial"/>
                <w:rtl w:val="0"/>
              </w:rPr>
              <w:t xml:space="preserve">Versión</w:t>
            </w:r>
          </w:p>
        </w:tc>
        <w:tc>
          <w:tcPr>
            <w:vAlign w:val="center"/>
          </w:tcPr>
          <w:p w:rsidR="00000000" w:rsidDel="00000000" w:rsidP="00000000" w:rsidRDefault="00000000" w:rsidRPr="00000000" w14:paraId="00000106">
            <w:pPr>
              <w:rPr>
                <w:rFonts w:ascii="Arial" w:cs="Arial" w:eastAsia="Arial" w:hAnsi="Arial"/>
              </w:rPr>
            </w:pPr>
            <w:r w:rsidDel="00000000" w:rsidR="00000000" w:rsidRPr="00000000">
              <w:rPr>
                <w:rFonts w:ascii="Arial" w:cs="Arial" w:eastAsia="Arial" w:hAnsi="Arial"/>
                <w:rtl w:val="0"/>
              </w:rPr>
              <w:t xml:space="preserve">Fecha</w:t>
            </w:r>
          </w:p>
        </w:tc>
        <w:tc>
          <w:tcPr>
            <w:gridSpan w:val="3"/>
            <w:vAlign w:val="center"/>
          </w:tcPr>
          <w:p w:rsidR="00000000" w:rsidDel="00000000" w:rsidP="00000000" w:rsidRDefault="00000000" w:rsidRPr="00000000" w14:paraId="00000107">
            <w:pPr>
              <w:rPr>
                <w:rFonts w:ascii="Arial" w:cs="Arial" w:eastAsia="Arial" w:hAnsi="Arial"/>
              </w:rPr>
            </w:pPr>
            <w:r w:rsidDel="00000000" w:rsidR="00000000" w:rsidRPr="00000000">
              <w:rPr>
                <w:rFonts w:ascii="Arial" w:cs="Arial" w:eastAsia="Arial" w:hAnsi="Arial"/>
                <w:rtl w:val="0"/>
              </w:rPr>
              <w:t xml:space="preserve">Descripción del cambio</w:t>
            </w:r>
          </w:p>
        </w:tc>
        <w:tc>
          <w:tcPr>
            <w:gridSpan w:val="2"/>
            <w:vAlign w:val="center"/>
          </w:tcPr>
          <w:p w:rsidR="00000000" w:rsidDel="00000000" w:rsidP="00000000" w:rsidRDefault="00000000" w:rsidRPr="00000000" w14:paraId="0000010A">
            <w:pPr>
              <w:rPr>
                <w:rFonts w:ascii="Arial" w:cs="Arial" w:eastAsia="Arial" w:hAnsi="Arial"/>
              </w:rPr>
            </w:pPr>
            <w:r w:rsidDel="00000000" w:rsidR="00000000" w:rsidRPr="00000000">
              <w:rPr>
                <w:rFonts w:ascii="Arial" w:cs="Arial" w:eastAsia="Arial" w:hAnsi="Arial"/>
                <w:rtl w:val="0"/>
              </w:rPr>
              <w:t xml:space="preserve">Autor/res</w:t>
            </w:r>
          </w:p>
        </w:tc>
      </w:tr>
      <w:tr>
        <w:trPr>
          <w:cantSplit w:val="0"/>
          <w:tblHeader w:val="0"/>
        </w:trPr>
        <w:tc>
          <w:tcPr>
            <w:vAlign w:val="center"/>
          </w:tcPr>
          <w:p w:rsidR="00000000" w:rsidDel="00000000" w:rsidP="00000000" w:rsidRDefault="00000000" w:rsidRPr="00000000" w14:paraId="0000010C">
            <w:pPr>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10D">
            <w:pPr>
              <w:rPr>
                <w:rFonts w:ascii="Arial" w:cs="Arial" w:eastAsia="Arial" w:hAnsi="Arial"/>
              </w:rPr>
            </w:pPr>
            <w:r w:rsidDel="00000000" w:rsidR="00000000" w:rsidRPr="00000000">
              <w:rPr>
                <w:rtl w:val="0"/>
              </w:rPr>
            </w:r>
          </w:p>
        </w:tc>
        <w:tc>
          <w:tcPr>
            <w:gridSpan w:val="3"/>
            <w:vAlign w:val="center"/>
          </w:tcPr>
          <w:p w:rsidR="00000000" w:rsidDel="00000000" w:rsidP="00000000" w:rsidRDefault="00000000" w:rsidRPr="00000000" w14:paraId="0000010E">
            <w:pPr>
              <w:rPr>
                <w:rFonts w:ascii="Arial" w:cs="Arial" w:eastAsia="Arial" w:hAnsi="Arial"/>
              </w:rPr>
            </w:pPr>
            <w:r w:rsidDel="00000000" w:rsidR="00000000" w:rsidRPr="00000000">
              <w:rPr>
                <w:rtl w:val="0"/>
              </w:rPr>
            </w:r>
          </w:p>
        </w:tc>
        <w:tc>
          <w:tcPr>
            <w:gridSpan w:val="2"/>
            <w:vAlign w:val="center"/>
          </w:tcPr>
          <w:p w:rsidR="00000000" w:rsidDel="00000000" w:rsidP="00000000" w:rsidRDefault="00000000" w:rsidRPr="00000000" w14:paraId="00000111">
            <w:pPr>
              <w:rPr>
                <w:rFonts w:ascii="Arial" w:cs="Arial" w:eastAsia="Arial" w:hAnsi="Arial"/>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13">
            <w:pPr>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114">
            <w:pPr>
              <w:rPr>
                <w:rFonts w:ascii="Arial" w:cs="Arial" w:eastAsia="Arial" w:hAnsi="Arial"/>
              </w:rPr>
            </w:pPr>
            <w:r w:rsidDel="00000000" w:rsidR="00000000" w:rsidRPr="00000000">
              <w:rPr>
                <w:rtl w:val="0"/>
              </w:rPr>
            </w:r>
          </w:p>
        </w:tc>
        <w:tc>
          <w:tcPr>
            <w:gridSpan w:val="3"/>
            <w:vAlign w:val="center"/>
          </w:tcPr>
          <w:p w:rsidR="00000000" w:rsidDel="00000000" w:rsidP="00000000" w:rsidRDefault="00000000" w:rsidRPr="00000000" w14:paraId="00000115">
            <w:pPr>
              <w:rPr>
                <w:rFonts w:ascii="Arial" w:cs="Arial" w:eastAsia="Arial" w:hAnsi="Arial"/>
              </w:rPr>
            </w:pPr>
            <w:r w:rsidDel="00000000" w:rsidR="00000000" w:rsidRPr="00000000">
              <w:rPr>
                <w:rtl w:val="0"/>
              </w:rPr>
            </w:r>
          </w:p>
        </w:tc>
        <w:tc>
          <w:tcPr>
            <w:gridSpan w:val="2"/>
            <w:vAlign w:val="center"/>
          </w:tcPr>
          <w:p w:rsidR="00000000" w:rsidDel="00000000" w:rsidP="00000000" w:rsidRDefault="00000000" w:rsidRPr="00000000" w14:paraId="00000118">
            <w:pPr>
              <w:rPr>
                <w:rFonts w:ascii="Arial" w:cs="Arial" w:eastAsia="Arial" w:hAnsi="Arial"/>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1A">
            <w:pPr>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11B">
            <w:pPr>
              <w:rPr>
                <w:rFonts w:ascii="Arial" w:cs="Arial" w:eastAsia="Arial" w:hAnsi="Arial"/>
              </w:rPr>
            </w:pPr>
            <w:r w:rsidDel="00000000" w:rsidR="00000000" w:rsidRPr="00000000">
              <w:rPr>
                <w:rtl w:val="0"/>
              </w:rPr>
            </w:r>
          </w:p>
        </w:tc>
        <w:tc>
          <w:tcPr>
            <w:gridSpan w:val="3"/>
            <w:vAlign w:val="center"/>
          </w:tcPr>
          <w:p w:rsidR="00000000" w:rsidDel="00000000" w:rsidP="00000000" w:rsidRDefault="00000000" w:rsidRPr="00000000" w14:paraId="0000011C">
            <w:pPr>
              <w:rPr>
                <w:rFonts w:ascii="Arial" w:cs="Arial" w:eastAsia="Arial" w:hAnsi="Arial"/>
              </w:rPr>
            </w:pPr>
            <w:r w:rsidDel="00000000" w:rsidR="00000000" w:rsidRPr="00000000">
              <w:rPr>
                <w:rtl w:val="0"/>
              </w:rPr>
            </w:r>
          </w:p>
        </w:tc>
        <w:tc>
          <w:tcPr>
            <w:gridSpan w:val="2"/>
            <w:vAlign w:val="center"/>
          </w:tcPr>
          <w:p w:rsidR="00000000" w:rsidDel="00000000" w:rsidP="00000000" w:rsidRDefault="00000000" w:rsidRPr="00000000" w14:paraId="0000011F">
            <w:pPr>
              <w:rPr>
                <w:rFonts w:ascii="Arial" w:cs="Arial" w:eastAsia="Arial" w:hAnsi="Arial"/>
              </w:rPr>
            </w:pPr>
            <w:r w:rsidDel="00000000" w:rsidR="00000000" w:rsidRPr="00000000">
              <w:rPr>
                <w:rtl w:val="0"/>
              </w:rPr>
            </w:r>
          </w:p>
        </w:tc>
      </w:tr>
    </w:tbl>
    <w:p w:rsidR="00000000" w:rsidDel="00000000" w:rsidP="00000000" w:rsidRDefault="00000000" w:rsidRPr="00000000" w14:paraId="00000121">
      <w:pPr>
        <w:pStyle w:val="Heading1"/>
        <w:spacing w:line="240" w:lineRule="auto"/>
        <w:rPr>
          <w:b w:val="1"/>
          <w:i w:val="1"/>
          <w:color w:val="000000"/>
          <w:sz w:val="34"/>
          <w:szCs w:val="34"/>
          <w:u w:val="single"/>
        </w:rPr>
      </w:pPr>
      <w:bookmarkStart w:colFirst="0" w:colLast="0" w:name="_heading=h.d92vb9ckonu8" w:id="6"/>
      <w:bookmarkEnd w:id="6"/>
      <w:r w:rsidDel="00000000" w:rsidR="00000000" w:rsidRPr="00000000">
        <w:rPr>
          <w:rtl w:val="0"/>
        </w:rPr>
      </w:r>
    </w:p>
    <w:p w:rsidR="00000000" w:rsidDel="00000000" w:rsidP="00000000" w:rsidRDefault="00000000" w:rsidRPr="00000000" w14:paraId="00000122">
      <w:pPr>
        <w:pStyle w:val="Heading1"/>
        <w:spacing w:line="240" w:lineRule="auto"/>
        <w:rPr>
          <w:b w:val="1"/>
          <w:i w:val="1"/>
          <w:color w:val="000000"/>
          <w:sz w:val="34"/>
          <w:szCs w:val="34"/>
          <w:u w:val="single"/>
        </w:rPr>
      </w:pPr>
      <w:bookmarkStart w:colFirst="0" w:colLast="0" w:name="_heading=h.fwkdtedzqjcn" w:id="7"/>
      <w:bookmarkEnd w:id="7"/>
      <w:r w:rsidDel="00000000" w:rsidR="00000000" w:rsidRPr="00000000">
        <w:rPr>
          <w:rtl w:val="0"/>
        </w:rPr>
      </w:r>
    </w:p>
    <w:p w:rsidR="00000000" w:rsidDel="00000000" w:rsidP="00000000" w:rsidRDefault="00000000" w:rsidRPr="00000000" w14:paraId="00000123">
      <w:pPr>
        <w:pStyle w:val="Heading1"/>
        <w:spacing w:line="240" w:lineRule="auto"/>
        <w:rPr>
          <w:b w:val="1"/>
          <w:i w:val="1"/>
          <w:color w:val="000000"/>
          <w:sz w:val="34"/>
          <w:szCs w:val="34"/>
          <w:u w:val="single"/>
        </w:rPr>
      </w:pPr>
      <w:bookmarkStart w:colFirst="0" w:colLast="0" w:name="_heading=h.9o2ci2i2t3dt" w:id="8"/>
      <w:bookmarkEnd w:id="8"/>
      <w:r w:rsidDel="00000000" w:rsidR="00000000" w:rsidRPr="00000000">
        <w:rPr>
          <w:rtl w:val="0"/>
        </w:rPr>
      </w:r>
    </w:p>
    <w:p w:rsidR="00000000" w:rsidDel="00000000" w:rsidP="00000000" w:rsidRDefault="00000000" w:rsidRPr="00000000" w14:paraId="00000124">
      <w:pPr>
        <w:pStyle w:val="Heading1"/>
        <w:spacing w:line="240" w:lineRule="auto"/>
        <w:rPr>
          <w:b w:val="1"/>
          <w:i w:val="1"/>
          <w:color w:val="000000"/>
          <w:sz w:val="34"/>
          <w:szCs w:val="34"/>
          <w:u w:val="single"/>
        </w:rPr>
      </w:pPr>
      <w:bookmarkStart w:colFirst="0" w:colLast="0" w:name="_heading=h.6kjvloycwn7g" w:id="9"/>
      <w:bookmarkEnd w:id="9"/>
      <w:r w:rsidDel="00000000" w:rsidR="00000000" w:rsidRPr="00000000">
        <w:rPr>
          <w:rtl w:val="0"/>
        </w:rPr>
      </w:r>
    </w:p>
    <w:p w:rsidR="00000000" w:rsidDel="00000000" w:rsidP="00000000" w:rsidRDefault="00000000" w:rsidRPr="00000000" w14:paraId="00000125">
      <w:pPr>
        <w:pStyle w:val="Heading1"/>
        <w:spacing w:line="240" w:lineRule="auto"/>
        <w:rPr>
          <w:b w:val="1"/>
          <w:i w:val="1"/>
          <w:color w:val="000000"/>
          <w:sz w:val="34"/>
          <w:szCs w:val="34"/>
          <w:u w:val="single"/>
        </w:rPr>
      </w:pPr>
      <w:bookmarkStart w:colFirst="0" w:colLast="0" w:name="_heading=h.1l184a84u5jl" w:id="10"/>
      <w:bookmarkEnd w:id="10"/>
      <w:r w:rsidDel="00000000" w:rsidR="00000000" w:rsidRPr="00000000">
        <w:rPr>
          <w:rtl w:val="0"/>
        </w:rPr>
      </w:r>
    </w:p>
    <w:p w:rsidR="00000000" w:rsidDel="00000000" w:rsidP="00000000" w:rsidRDefault="00000000" w:rsidRPr="00000000" w14:paraId="00000126">
      <w:pPr>
        <w:pStyle w:val="Heading1"/>
        <w:spacing w:line="240" w:lineRule="auto"/>
        <w:rPr>
          <w:b w:val="1"/>
          <w:i w:val="1"/>
          <w:color w:val="000000"/>
          <w:sz w:val="34"/>
          <w:szCs w:val="34"/>
          <w:u w:val="single"/>
        </w:rPr>
      </w:pPr>
      <w:bookmarkStart w:colFirst="0" w:colLast="0" w:name="_heading=h.s8xbhvzbvugv" w:id="11"/>
      <w:bookmarkEnd w:id="11"/>
      <w:r w:rsidDel="00000000" w:rsidR="00000000" w:rsidRPr="00000000">
        <w:rPr>
          <w:rtl w:val="0"/>
        </w:rPr>
      </w:r>
    </w:p>
    <w:p w:rsidR="00000000" w:rsidDel="00000000" w:rsidP="00000000" w:rsidRDefault="00000000" w:rsidRPr="00000000" w14:paraId="00000127">
      <w:pPr>
        <w:pStyle w:val="Heading1"/>
        <w:spacing w:line="240" w:lineRule="auto"/>
        <w:rPr>
          <w:b w:val="1"/>
          <w:i w:val="1"/>
          <w:color w:val="000000"/>
          <w:sz w:val="34"/>
          <w:szCs w:val="34"/>
          <w:u w:val="single"/>
        </w:rPr>
      </w:pPr>
      <w:bookmarkStart w:colFirst="0" w:colLast="0" w:name="_heading=h.7g9mlumfbcr" w:id="12"/>
      <w:bookmarkEnd w:id="12"/>
      <w:r w:rsidDel="00000000" w:rsidR="00000000" w:rsidRPr="00000000">
        <w:rPr>
          <w:rtl w:val="0"/>
        </w:rPr>
      </w:r>
    </w:p>
    <w:p w:rsidR="00000000" w:rsidDel="00000000" w:rsidP="00000000" w:rsidRDefault="00000000" w:rsidRPr="00000000" w14:paraId="00000128">
      <w:pPr>
        <w:pStyle w:val="Heading1"/>
        <w:spacing w:line="240" w:lineRule="auto"/>
        <w:rPr>
          <w:b w:val="1"/>
          <w:i w:val="1"/>
          <w:color w:val="000000"/>
          <w:sz w:val="34"/>
          <w:szCs w:val="34"/>
          <w:u w:val="single"/>
        </w:rPr>
      </w:pPr>
      <w:bookmarkStart w:colFirst="0" w:colLast="0" w:name="_heading=h.5162rzi1259b" w:id="13"/>
      <w:bookmarkEnd w:id="13"/>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sdt>
      <w:sdtPr>
        <w:tag w:val="goog_rdk_2"/>
      </w:sdtPr>
      <w:sdtContent>
        <w:p w:rsidR="00000000" w:rsidDel="00000000" w:rsidP="00000000" w:rsidRDefault="00000000" w:rsidRPr="00000000" w14:paraId="0000012A">
          <w:pPr>
            <w:rPr>
              <w:ins w:author="Mateo Rolon" w:id="0" w:date="2024-05-27T19:10:08Z"/>
            </w:rPr>
          </w:pPr>
          <w:sdt>
            <w:sdtPr>
              <w:tag w:val="goog_rdk_1"/>
            </w:sdtPr>
            <w:sdtContent>
              <w:ins w:author="Mateo Rolon" w:id="0" w:date="2024-05-27T19:10:08Z">
                <w:r w:rsidDel="00000000" w:rsidR="00000000" w:rsidRPr="00000000">
                  <w:rPr>
                    <w:rtl w:val="0"/>
                  </w:rPr>
                </w:r>
              </w:ins>
            </w:sdtContent>
          </w:sdt>
        </w:p>
      </w:sdtContent>
    </w:sdt>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pStyle w:val="Heading1"/>
        <w:spacing w:after="22" w:line="240" w:lineRule="auto"/>
        <w:jc w:val="both"/>
        <w:rPr>
          <w:rFonts w:ascii="Arial" w:cs="Arial" w:eastAsia="Arial" w:hAnsi="Arial"/>
          <w:b w:val="1"/>
          <w:i w:val="1"/>
          <w:color w:val="000000"/>
          <w:sz w:val="24"/>
          <w:szCs w:val="24"/>
          <w:u w:val="single"/>
        </w:rPr>
      </w:pPr>
      <w:bookmarkStart w:colFirst="0" w:colLast="0" w:name="_heading=h.9hj14vx6kjm6" w:id="14"/>
      <w:bookmarkEnd w:id="14"/>
      <w:r w:rsidDel="00000000" w:rsidR="00000000" w:rsidRPr="00000000">
        <w:rPr>
          <w:b w:val="1"/>
          <w:i w:val="1"/>
          <w:color w:val="000000"/>
          <w:sz w:val="36"/>
          <w:szCs w:val="36"/>
          <w:u w:val="single"/>
          <w:rtl w:val="0"/>
        </w:rPr>
        <w:t xml:space="preserve">BPMN</w:t>
      </w:r>
      <w:r w:rsidDel="00000000" w:rsidR="00000000" w:rsidRPr="00000000">
        <w:rPr>
          <w:rFonts w:ascii="Arial" w:cs="Arial" w:eastAsia="Arial" w:hAnsi="Arial"/>
          <w:b w:val="1"/>
          <w:i w:val="1"/>
          <w:color w:val="000000"/>
          <w:sz w:val="24"/>
          <w:szCs w:val="24"/>
          <w:u w:val="single"/>
          <w:rtl w:val="0"/>
        </w:rPr>
        <w:t xml:space="preserve"> </w:t>
      </w:r>
    </w:p>
    <w:p w:rsidR="00000000" w:rsidDel="00000000" w:rsidP="00000000" w:rsidRDefault="00000000" w:rsidRPr="00000000" w14:paraId="0000012D">
      <w:pPr>
        <w:spacing w:after="22" w:line="240"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Modelo del proceso de la inspección técnica para primeras revisiones con BPMN. </w:t>
      </w:r>
    </w:p>
    <w:p w:rsidR="00000000" w:rsidDel="00000000" w:rsidP="00000000" w:rsidRDefault="00000000" w:rsidRPr="00000000" w14:paraId="0000012E">
      <w:pPr>
        <w:spacing w:after="22" w:line="240" w:lineRule="auto"/>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12F">
      <w:pPr>
        <w:spacing w:after="22" w:line="240" w:lineRule="auto"/>
        <w:jc w:val="both"/>
        <w:rPr>
          <w:rFonts w:ascii="Arial" w:cs="Arial" w:eastAsia="Arial" w:hAnsi="Arial"/>
          <w:i w:val="1"/>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-888879</wp:posOffset>
            </wp:positionH>
            <wp:positionV relativeFrom="paragraph">
              <wp:posOffset>66368</wp:posOffset>
            </wp:positionV>
            <wp:extent cx="7277100" cy="7047820"/>
            <wp:effectExtent b="0" l="0" r="0" t="0"/>
            <wp:wrapNone/>
            <wp:docPr id="1040768109"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7277100" cy="7047820"/>
                    </a:xfrm>
                    <a:prstGeom prst="rect"/>
                    <a:ln/>
                  </pic:spPr>
                </pic:pic>
              </a:graphicData>
            </a:graphic>
          </wp:anchor>
        </w:drawing>
      </w:r>
    </w:p>
    <w:p w:rsidR="00000000" w:rsidDel="00000000" w:rsidP="00000000" w:rsidRDefault="00000000" w:rsidRPr="00000000" w14:paraId="00000130">
      <w:pPr>
        <w:spacing w:after="22" w:line="240" w:lineRule="auto"/>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131">
      <w:pPr>
        <w:spacing w:after="22" w:line="240" w:lineRule="auto"/>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132">
      <w:pPr>
        <w:spacing w:after="22" w:line="240" w:lineRule="auto"/>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133">
      <w:pPr>
        <w:spacing w:after="22" w:line="240" w:lineRule="auto"/>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134">
      <w:pPr>
        <w:spacing w:after="22" w:line="240" w:lineRule="auto"/>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135">
      <w:pPr>
        <w:spacing w:after="22" w:line="240" w:lineRule="auto"/>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136">
      <w:pPr>
        <w:spacing w:after="22" w:line="240" w:lineRule="auto"/>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137">
      <w:pPr>
        <w:spacing w:after="22" w:line="240" w:lineRule="auto"/>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138">
      <w:pPr>
        <w:spacing w:after="22" w:line="240" w:lineRule="auto"/>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139">
      <w:pPr>
        <w:spacing w:after="22" w:line="240" w:lineRule="auto"/>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13A">
      <w:pPr>
        <w:spacing w:after="22" w:line="240" w:lineRule="auto"/>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13B">
      <w:pPr>
        <w:spacing w:after="22" w:line="240" w:lineRule="auto"/>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13C">
      <w:pPr>
        <w:spacing w:after="22" w:line="240" w:lineRule="auto"/>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13D">
      <w:pPr>
        <w:spacing w:after="22" w:line="240" w:lineRule="auto"/>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13E">
      <w:pPr>
        <w:spacing w:after="22" w:line="240" w:lineRule="auto"/>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13F">
      <w:pPr>
        <w:spacing w:after="22" w:line="240" w:lineRule="auto"/>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140">
      <w:pPr>
        <w:spacing w:after="22" w:line="240" w:lineRule="auto"/>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141">
      <w:pPr>
        <w:spacing w:after="22" w:line="240" w:lineRule="auto"/>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142">
      <w:pPr>
        <w:spacing w:after="22" w:line="240" w:lineRule="auto"/>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143">
      <w:pPr>
        <w:spacing w:after="22" w:line="240" w:lineRule="auto"/>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144">
      <w:pPr>
        <w:spacing w:after="22" w:line="240" w:lineRule="auto"/>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145">
      <w:pPr>
        <w:spacing w:after="22" w:line="240" w:lineRule="auto"/>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146">
      <w:pPr>
        <w:spacing w:after="22" w:line="240" w:lineRule="auto"/>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147">
      <w:pPr>
        <w:spacing w:after="22" w:line="240" w:lineRule="auto"/>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148">
      <w:pPr>
        <w:spacing w:after="22" w:line="240" w:lineRule="auto"/>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149">
      <w:pPr>
        <w:spacing w:after="22" w:line="240" w:lineRule="auto"/>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14A">
      <w:pPr>
        <w:spacing w:after="22" w:line="240" w:lineRule="auto"/>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14B">
      <w:pPr>
        <w:spacing w:after="22" w:line="240" w:lineRule="auto"/>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14C">
      <w:pPr>
        <w:spacing w:after="22" w:line="240" w:lineRule="auto"/>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14D">
      <w:pPr>
        <w:spacing w:after="22" w:line="240" w:lineRule="auto"/>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14E">
      <w:pPr>
        <w:spacing w:after="22" w:line="240" w:lineRule="auto"/>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14F">
      <w:pPr>
        <w:spacing w:after="22" w:line="240" w:lineRule="auto"/>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150">
      <w:pPr>
        <w:spacing w:after="22" w:line="240" w:lineRule="auto"/>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151">
      <w:pPr>
        <w:spacing w:after="22" w:line="240" w:lineRule="auto"/>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152">
      <w:pPr>
        <w:spacing w:after="22" w:line="240" w:lineRule="auto"/>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153">
      <w:pPr>
        <w:pStyle w:val="Heading1"/>
        <w:spacing w:line="240" w:lineRule="auto"/>
        <w:jc w:val="both"/>
        <w:rPr>
          <w:b w:val="1"/>
          <w:i w:val="1"/>
          <w:color w:val="000000"/>
          <w:sz w:val="34"/>
          <w:szCs w:val="34"/>
          <w:u w:val="single"/>
        </w:rPr>
      </w:pPr>
      <w:bookmarkStart w:colFirst="0" w:colLast="0" w:name="_heading=h.co1x421xbiak" w:id="15"/>
      <w:bookmarkEnd w:id="15"/>
      <w:r w:rsidDel="00000000" w:rsidR="00000000" w:rsidRPr="00000000">
        <w:rPr>
          <w:rtl w:val="0"/>
        </w:rPr>
      </w:r>
    </w:p>
    <w:p w:rsidR="00000000" w:rsidDel="00000000" w:rsidP="00000000" w:rsidRDefault="00000000" w:rsidRPr="00000000" w14:paraId="00000154">
      <w:pPr>
        <w:pStyle w:val="Heading1"/>
        <w:spacing w:line="240" w:lineRule="auto"/>
        <w:jc w:val="both"/>
        <w:rPr>
          <w:b w:val="1"/>
          <w:i w:val="1"/>
          <w:color w:val="000000"/>
          <w:sz w:val="34"/>
          <w:szCs w:val="34"/>
          <w:u w:val="single"/>
        </w:rPr>
      </w:pPr>
      <w:r w:rsidDel="00000000" w:rsidR="00000000" w:rsidRPr="00000000">
        <w:rPr>
          <w:b w:val="1"/>
          <w:i w:val="1"/>
          <w:color w:val="000000"/>
          <w:sz w:val="34"/>
          <w:szCs w:val="34"/>
          <w:u w:val="single"/>
          <w:rtl w:val="0"/>
        </w:rPr>
        <w:t xml:space="preserve">Bibliografía utilizada </w:t>
      </w:r>
    </w:p>
    <w:p w:rsidR="00000000" w:rsidDel="00000000" w:rsidP="00000000" w:rsidRDefault="00000000" w:rsidRPr="00000000" w14:paraId="0000015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Noto Sans" w:cs="Noto Sans" w:eastAsia="Noto Sans" w:hAnsi="Noto Sans"/>
          <w:b w:val="0"/>
          <w:i w:val="0"/>
          <w:smallCaps w:val="0"/>
          <w:strike w:val="0"/>
          <w:color w:val="000000"/>
          <w:sz w:val="22"/>
          <w:szCs w:val="22"/>
          <w:u w:val="none"/>
          <w:shd w:fill="auto" w:val="clear"/>
          <w:vertAlign w:val="baseline"/>
        </w:rPr>
      </w:pPr>
      <w:r w:rsidDel="00000000" w:rsidR="00000000" w:rsidRPr="00000000">
        <w:rPr>
          <w:rFonts w:ascii="Noto Sans" w:cs="Noto Sans" w:eastAsia="Noto Sans" w:hAnsi="Noto Sans"/>
          <w:b w:val="0"/>
          <w:i w:val="0"/>
          <w:smallCaps w:val="0"/>
          <w:strike w:val="0"/>
          <w:color w:val="000000"/>
          <w:sz w:val="22"/>
          <w:szCs w:val="22"/>
          <w:u w:val="none"/>
          <w:shd w:fill="auto" w:val="clear"/>
          <w:vertAlign w:val="baseline"/>
          <w:rtl w:val="0"/>
        </w:rPr>
        <w:t xml:space="preserve">“BPMN Guía de referencia y modelado” – White Stephen, Miers Derek. </w:t>
      </w:r>
    </w:p>
    <w:p w:rsidR="00000000" w:rsidDel="00000000" w:rsidP="00000000" w:rsidRDefault="00000000" w:rsidRPr="00000000" w14:paraId="0000015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Noto Sans" w:cs="Noto Sans" w:eastAsia="Noto Sans" w:hAnsi="Noto Sans"/>
          <w:b w:val="0"/>
          <w:i w:val="0"/>
          <w:smallCaps w:val="0"/>
          <w:strike w:val="0"/>
          <w:color w:val="000000"/>
          <w:sz w:val="22"/>
          <w:szCs w:val="22"/>
          <w:u w:val="none"/>
          <w:shd w:fill="auto" w:val="clear"/>
          <w:vertAlign w:val="baseline"/>
          <w:rtl w:val="0"/>
        </w:rPr>
        <w:t xml:space="preserve">Bizagi Elearning - Entrenamiento BPM en línea gratuito y certificaciones, </w:t>
      </w:r>
      <w:hyperlink r:id="rId13">
        <w:r w:rsidDel="00000000" w:rsidR="00000000" w:rsidRPr="00000000">
          <w:rPr>
            <w:rFonts w:ascii="inherit" w:cs="inherit" w:eastAsia="inherit" w:hAnsi="inherit"/>
            <w:b w:val="0"/>
            <w:i w:val="0"/>
            <w:smallCaps w:val="0"/>
            <w:strike w:val="0"/>
            <w:color w:val="0563c1"/>
            <w:sz w:val="22"/>
            <w:szCs w:val="22"/>
            <w:u w:val="single"/>
            <w:shd w:fill="auto" w:val="clear"/>
            <w:vertAlign w:val="baseline"/>
            <w:rtl w:val="0"/>
          </w:rPr>
          <w:t xml:space="preserve">https://elearning.bizagi.com/my/</w:t>
        </w:r>
      </w:hyperlink>
      <w:r w:rsidDel="00000000" w:rsidR="00000000" w:rsidRPr="00000000">
        <w:rPr>
          <w:rFonts w:ascii="Noto Sans" w:cs="Noto Sans" w:eastAsia="Noto Sans" w:hAnsi="Noto Sans"/>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57">
      <w:pPr>
        <w:pStyle w:val="Heading2"/>
        <w:jc w:val="both"/>
        <w:rPr>
          <w:rFonts w:ascii="Arial" w:cs="Arial" w:eastAsia="Arial" w:hAnsi="Arial"/>
          <w:b w:val="0"/>
          <w:i w:val="1"/>
          <w:sz w:val="26"/>
          <w:szCs w:val="26"/>
        </w:rPr>
      </w:pPr>
      <w:bookmarkStart w:colFirst="0" w:colLast="0" w:name="_heading=h.6yvjs02idrzb" w:id="16"/>
      <w:bookmarkEnd w:id="16"/>
      <w:r w:rsidDel="00000000" w:rsidR="00000000" w:rsidRPr="00000000">
        <w:rPr>
          <w:rFonts w:ascii="Arial" w:cs="Arial" w:eastAsia="Arial" w:hAnsi="Arial"/>
          <w:i w:val="1"/>
          <w:sz w:val="26"/>
          <w:szCs w:val="26"/>
          <w:rtl w:val="0"/>
        </w:rPr>
        <w:t xml:space="preserve">Anexos</w:t>
      </w:r>
      <w:r w:rsidDel="00000000" w:rsidR="00000000" w:rsidRPr="00000000">
        <w:rPr>
          <w:rFonts w:ascii="Arial" w:cs="Arial" w:eastAsia="Arial" w:hAnsi="Arial"/>
          <w:b w:val="0"/>
          <w:i w:val="1"/>
          <w:sz w:val="26"/>
          <w:szCs w:val="26"/>
          <w:rtl w:val="0"/>
        </w:rPr>
        <w:t xml:space="preserve"> (links Mapa- BPMN) </w:t>
      </w:r>
    </w:p>
    <w:p w:rsidR="00000000" w:rsidDel="00000000" w:rsidP="00000000" w:rsidRDefault="00000000" w:rsidRPr="00000000" w14:paraId="0000015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hyperlink r:id="rId14">
        <w:r w:rsidDel="00000000" w:rsidR="00000000" w:rsidRPr="00000000">
          <w:rPr>
            <w:rFonts w:ascii="Calibri" w:cs="Calibri" w:eastAsia="Calibri" w:hAnsi="Calibri"/>
            <w:b w:val="0"/>
            <w:i w:val="0"/>
            <w:smallCaps w:val="0"/>
            <w:strike w:val="0"/>
            <w:color w:val="1155cc"/>
            <w:sz w:val="22"/>
            <w:szCs w:val="22"/>
            <w:u w:val="single"/>
            <w:shd w:fill="auto" w:val="clear"/>
            <w:vertAlign w:val="baseline"/>
            <w:rtl w:val="0"/>
          </w:rPr>
          <w:t xml:space="preserve"> Imagen y archivo BPMN</w:t>
        </w:r>
      </w:hyperlink>
      <w:r w:rsidDel="00000000" w:rsidR="00000000" w:rsidRPr="00000000">
        <w:rPr>
          <w:rtl w:val="0"/>
        </w:rPr>
      </w:r>
    </w:p>
    <w:p w:rsidR="00000000" w:rsidDel="00000000" w:rsidP="00000000" w:rsidRDefault="00000000" w:rsidRPr="00000000" w14:paraId="00000159">
      <w:pPr>
        <w:ind w:left="720" w:firstLine="0"/>
        <w:jc w:val="both"/>
        <w:rPr/>
      </w:pPr>
      <w:r w:rsidDel="00000000" w:rsidR="00000000" w:rsidRPr="00000000">
        <w:rPr>
          <w:rtl w:val="0"/>
        </w:rPr>
      </w:r>
    </w:p>
    <w:p w:rsidR="00000000" w:rsidDel="00000000" w:rsidP="00000000" w:rsidRDefault="00000000" w:rsidRPr="00000000" w14:paraId="0000015A">
      <w:pPr>
        <w:ind w:left="720" w:firstLine="0"/>
        <w:rPr/>
      </w:pPr>
      <w:r w:rsidDel="00000000" w:rsidR="00000000" w:rsidRPr="00000000">
        <w:rPr>
          <w:rtl w:val="0"/>
        </w:rPr>
      </w:r>
    </w:p>
    <w:p w:rsidR="00000000" w:rsidDel="00000000" w:rsidP="00000000" w:rsidRDefault="00000000" w:rsidRPr="00000000" w14:paraId="0000015B">
      <w:pPr>
        <w:jc w:val="center"/>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15C">
      <w:pPr>
        <w:jc w:val="center"/>
        <w:rPr>
          <w:rFonts w:ascii="Arial" w:cs="Arial" w:eastAsia="Arial" w:hAnsi="Arial"/>
          <w:b w:val="1"/>
          <w:sz w:val="24"/>
          <w:szCs w:val="24"/>
          <w:u w:val="single"/>
        </w:rPr>
      </w:pPr>
      <w:r w:rsidDel="00000000" w:rsidR="00000000" w:rsidRPr="00000000">
        <w:rPr>
          <w:rtl w:val="0"/>
        </w:rPr>
      </w:r>
    </w:p>
    <w:sectPr>
      <w:headerReference r:id="rId15" w:type="default"/>
      <w:headerReference r:id="rId16" w:type="first"/>
      <w:headerReference r:id="rId17" w:type="even"/>
      <w:footerReference r:id="rId18" w:type="default"/>
      <w:footerReference r:id="rId19" w:type="first"/>
      <w:footerReference r:id="rId20" w:type="even"/>
      <w:pgSz w:h="16838" w:w="11906" w:orient="portrait"/>
      <w:pgMar w:bottom="1417" w:top="1417" w:left="1701" w:right="1569.3307086614186"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Times New Roman"/>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heri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5">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6">
    <w:pPr>
      <w:widowControl w:val="0"/>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67">
    <w:pPr>
      <w:widowControl w:val="0"/>
      <w:spacing w:after="0" w:line="276" w:lineRule="auto"/>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8">
    <w:pPr>
      <w:spacing w:after="12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Testa Fabrizio Valentino - Lopez Estefanía Melina - Fruttero Santiago Nahuel - Rolon Mateo - Guzman Samira Belén </w:t>
    </w:r>
  </w:p>
  <w:p w:rsidR="00000000" w:rsidDel="00000000" w:rsidP="00000000" w:rsidRDefault="00000000" w:rsidRPr="00000000" w14:paraId="00000169">
    <w:pPr>
      <w:spacing w:after="120" w:line="240" w:lineRule="auto"/>
      <w:jc w:val="right"/>
      <w:rPr>
        <w:rFonts w:ascii="Arial" w:cs="Arial" w:eastAsia="Arial" w:hAnsi="Arial"/>
        <w:b w:val="1"/>
        <w:i w:val="1"/>
      </w:rPr>
    </w:pPr>
    <w:r w:rsidDel="00000000" w:rsidR="00000000" w:rsidRPr="00000000">
      <w:rPr>
        <w:rFonts w:ascii="Arial" w:cs="Arial" w:eastAsia="Arial" w:hAnsi="Arial"/>
        <w:b w:val="1"/>
        <w:i w:val="1"/>
        <w:sz w:val="24"/>
        <w:szCs w:val="24"/>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-371472</wp:posOffset>
          </wp:positionH>
          <wp:positionV relativeFrom="paragraph">
            <wp:posOffset>689735</wp:posOffset>
          </wp:positionV>
          <wp:extent cx="6387245" cy="6939229"/>
          <wp:effectExtent b="0" l="0" r="0" t="0"/>
          <wp:wrapNone/>
          <wp:docPr id="1040768110"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6387245" cy="6939229"/>
                  </a:xfrm>
                  <a:prstGeom prst="rect"/>
                  <a:ln/>
                </pic:spPr>
              </pic:pic>
            </a:graphicData>
          </a:graphic>
        </wp:anchor>
      </w:drawing>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A">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pPr>
    <w:r w:rsidDel="00000000" w:rsidR="00000000" w:rsidRPr="00000000">
      <w:rPr>
        <w:rtl w:val="0"/>
      </w:rPr>
    </w:r>
  </w:p>
  <w:p w:rsidR="00000000" w:rsidDel="00000000" w:rsidP="00000000" w:rsidRDefault="00000000" w:rsidRPr="00000000" w14:paraId="0000016B">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C">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ind w:left="-992" w:right="-834"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Testa Fabrizio Valentino- Lopez Estefanía Melina - Fruttero Santiago Nahuel- Rolon Mateo - Guzman Samira Belen. </w:t>
    </w:r>
  </w:p>
  <w:p w:rsidR="00000000" w:rsidDel="00000000" w:rsidP="00000000" w:rsidRDefault="00000000" w:rsidRPr="00000000" w14:paraId="0000016D">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ind w:left="-992" w:right="-834" w:firstLine="0"/>
      <w:jc w:val="right"/>
      <w:rPr>
        <w:b w:val="1"/>
        <w:i w:val="1"/>
      </w:rPr>
    </w:pPr>
    <w:r w:rsidDel="00000000" w:rsidR="00000000" w:rsidRPr="00000000">
      <w:rPr>
        <w:rFonts w:ascii="Arial" w:cs="Arial" w:eastAsia="Arial" w:hAnsi="Arial"/>
        <w:b w:val="1"/>
        <w:i w:val="1"/>
        <w:sz w:val="24"/>
        <w:szCs w:val="2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D">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E">
    <w:pPr>
      <w:spacing w:after="0" w:line="276" w:lineRule="auto"/>
      <w:jc w:val="right"/>
      <w:rPr>
        <w:rFonts w:ascii="Times New Roman" w:cs="Times New Roman" w:eastAsia="Times New Roman" w:hAnsi="Times New Roman"/>
        <w:b w:val="1"/>
        <w:i w:val="1"/>
        <w:color w:val="ff9900"/>
        <w:sz w:val="26"/>
        <w:szCs w:val="26"/>
      </w:rPr>
    </w:pPr>
    <w:r w:rsidDel="00000000" w:rsidR="00000000" w:rsidRPr="00000000">
      <w:rPr>
        <w:rFonts w:ascii="Times New Roman" w:cs="Times New Roman" w:eastAsia="Times New Roman" w:hAnsi="Times New Roman"/>
        <w:b w:val="1"/>
        <w:i w:val="1"/>
        <w:color w:val="ff9900"/>
        <w:sz w:val="26"/>
        <w:szCs w:val="26"/>
        <w:rtl w:val="0"/>
      </w:rPr>
      <w:t xml:space="preserve">Ingeniería en Sistemas de Información</w:t>
    </w:r>
    <w:r w:rsidDel="00000000" w:rsidR="00000000" w:rsidRPr="00000000">
      <w:drawing>
        <wp:anchor allowOverlap="1" behindDoc="1" distB="0" distT="0" distL="0" distR="0" hidden="0" layoutInCell="1" locked="0" relativeHeight="0" simplePos="0">
          <wp:simplePos x="0" y="0"/>
          <wp:positionH relativeFrom="column">
            <wp:posOffset>1</wp:posOffset>
          </wp:positionH>
          <wp:positionV relativeFrom="paragraph">
            <wp:posOffset>-38098</wp:posOffset>
          </wp:positionV>
          <wp:extent cx="2245353" cy="461963"/>
          <wp:effectExtent b="0" l="0" r="0" t="0"/>
          <wp:wrapNone/>
          <wp:docPr id="1040768108"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245353" cy="461963"/>
                  </a:xfrm>
                  <a:prstGeom prst="rect"/>
                  <a:ln/>
                </pic:spPr>
              </pic:pic>
            </a:graphicData>
          </a:graphic>
        </wp:anchor>
      </w:drawing>
    </w:r>
  </w:p>
  <w:p w:rsidR="00000000" w:rsidDel="00000000" w:rsidP="00000000" w:rsidRDefault="00000000" w:rsidRPr="00000000" w14:paraId="0000015F">
    <w:pPr>
      <w:spacing w:after="0" w:line="276" w:lineRule="auto"/>
      <w:jc w:val="right"/>
      <w:rPr>
        <w:rFonts w:ascii="Times New Roman" w:cs="Times New Roman" w:eastAsia="Times New Roman" w:hAnsi="Times New Roman"/>
        <w:b w:val="1"/>
        <w:color w:val="ff9900"/>
        <w:sz w:val="26"/>
        <w:szCs w:val="26"/>
      </w:rPr>
    </w:pPr>
    <w:r w:rsidDel="00000000" w:rsidR="00000000" w:rsidRPr="00000000">
      <w:rPr>
        <w:rFonts w:ascii="Times New Roman" w:cs="Times New Roman" w:eastAsia="Times New Roman" w:hAnsi="Times New Roman"/>
        <w:b w:val="1"/>
        <w:color w:val="ff9900"/>
        <w:sz w:val="26"/>
        <w:szCs w:val="26"/>
        <w:rtl w:val="0"/>
      </w:rPr>
      <w:t xml:space="preserve">Análisis de Sistemas</w:t>
    </w:r>
  </w:p>
  <w:p w:rsidR="00000000" w:rsidDel="00000000" w:rsidP="00000000" w:rsidRDefault="00000000" w:rsidRPr="00000000" w14:paraId="00000160">
    <w:pPr>
      <w:spacing w:after="0" w:line="276" w:lineRule="auto"/>
      <w:jc w:val="right"/>
      <w:rPr/>
    </w:pPr>
    <w:r w:rsidDel="00000000" w:rsidR="00000000" w:rsidRPr="00000000">
      <w:pict>
        <v:rect style="width:0.0pt;height:1.5pt" o:hr="t" o:hrstd="t" o:hralign="center" fillcolor="#A0A0A0" stroked="f"/>
      </w:pic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1">
    <w:pPr>
      <w:spacing w:after="0" w:line="276" w:lineRule="auto"/>
      <w:jc w:val="right"/>
      <w:rPr>
        <w:rFonts w:ascii="Times New Roman" w:cs="Times New Roman" w:eastAsia="Times New Roman" w:hAnsi="Times New Roman"/>
        <w:b w:val="1"/>
        <w:i w:val="1"/>
        <w:color w:val="ff9900"/>
        <w:sz w:val="26"/>
        <w:szCs w:val="26"/>
      </w:rPr>
    </w:pPr>
    <w:r w:rsidDel="00000000" w:rsidR="00000000" w:rsidRPr="00000000">
      <w:rPr>
        <w:rFonts w:ascii="Times New Roman" w:cs="Times New Roman" w:eastAsia="Times New Roman" w:hAnsi="Times New Roman"/>
        <w:b w:val="1"/>
        <w:i w:val="1"/>
        <w:color w:val="ff9900"/>
        <w:sz w:val="26"/>
        <w:szCs w:val="26"/>
        <w:rtl w:val="0"/>
      </w:rPr>
      <w:t xml:space="preserve">Ingeniería en Sistemas de Información</w:t>
    </w:r>
    <w:r w:rsidDel="00000000" w:rsidR="00000000" w:rsidRPr="00000000">
      <w:drawing>
        <wp:anchor allowOverlap="1" behindDoc="1" distB="0" distT="0" distL="0" distR="0" hidden="0" layoutInCell="1" locked="0" relativeHeight="0" simplePos="0">
          <wp:simplePos x="0" y="0"/>
          <wp:positionH relativeFrom="column">
            <wp:posOffset>1</wp:posOffset>
          </wp:positionH>
          <wp:positionV relativeFrom="paragraph">
            <wp:posOffset>-38098</wp:posOffset>
          </wp:positionV>
          <wp:extent cx="2245353" cy="461963"/>
          <wp:effectExtent b="0" l="0" r="0" t="0"/>
          <wp:wrapNone/>
          <wp:docPr id="1040768106"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245353" cy="461963"/>
                  </a:xfrm>
                  <a:prstGeom prst="rect"/>
                  <a:ln/>
                </pic:spPr>
              </pic:pic>
            </a:graphicData>
          </a:graphic>
        </wp:anchor>
      </w:drawing>
    </w:r>
  </w:p>
  <w:p w:rsidR="00000000" w:rsidDel="00000000" w:rsidP="00000000" w:rsidRDefault="00000000" w:rsidRPr="00000000" w14:paraId="00000162">
    <w:pPr>
      <w:spacing w:after="0" w:line="276" w:lineRule="auto"/>
      <w:jc w:val="right"/>
      <w:rPr>
        <w:rFonts w:ascii="Times New Roman" w:cs="Times New Roman" w:eastAsia="Times New Roman" w:hAnsi="Times New Roman"/>
        <w:b w:val="1"/>
        <w:color w:val="ff9900"/>
        <w:sz w:val="26"/>
        <w:szCs w:val="26"/>
      </w:rPr>
    </w:pPr>
    <w:r w:rsidDel="00000000" w:rsidR="00000000" w:rsidRPr="00000000">
      <w:rPr>
        <w:rFonts w:ascii="Times New Roman" w:cs="Times New Roman" w:eastAsia="Times New Roman" w:hAnsi="Times New Roman"/>
        <w:b w:val="1"/>
        <w:color w:val="ff9900"/>
        <w:sz w:val="26"/>
        <w:szCs w:val="26"/>
        <w:rtl w:val="0"/>
      </w:rPr>
      <w:t xml:space="preserve">Análisis de Sistemas</w:t>
    </w:r>
  </w:p>
  <w:p w:rsidR="00000000" w:rsidDel="00000000" w:rsidP="00000000" w:rsidRDefault="00000000" w:rsidRPr="00000000" w14:paraId="00000163">
    <w:pPr>
      <w:spacing w:after="0" w:line="276" w:lineRule="auto"/>
      <w:jc w:val="right"/>
      <w:rPr>
        <w:rFonts w:ascii="Times New Roman" w:cs="Times New Roman" w:eastAsia="Times New Roman" w:hAnsi="Times New Roman"/>
        <w:b w:val="1"/>
        <w:color w:val="ff9900"/>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4">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decimal"/>
      <w:lvlText w:val="%1."/>
      <w:lvlJc w:val="left"/>
      <w:pPr>
        <w:ind w:left="720" w:hanging="360"/>
      </w:pPr>
      <w:rPr>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E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link w:val="Ttulo1Car"/>
    <w:uiPriority w:val="9"/>
    <w:qFormat w:val="1"/>
    <w:rsid w:val="00F9735D"/>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Ttulo2">
    <w:name w:val="heading 2"/>
    <w:basedOn w:val="Normal"/>
    <w:next w:val="Normal"/>
    <w:uiPriority w:val="9"/>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NormalWeb">
    <w:name w:val="Normal (Web)"/>
    <w:basedOn w:val="Normal"/>
    <w:uiPriority w:val="99"/>
    <w:semiHidden w:val="1"/>
    <w:unhideWhenUsed w:val="1"/>
    <w:rsid w:val="00EE6853"/>
    <w:pPr>
      <w:spacing w:after="100" w:afterAutospacing="1" w:before="100" w:beforeAutospacing="1" w:line="240" w:lineRule="auto"/>
    </w:pPr>
    <w:rPr>
      <w:rFonts w:ascii="Times New Roman" w:cs="Times New Roman" w:eastAsia="Times New Roman" w:hAnsi="Times New Roman"/>
      <w:sz w:val="24"/>
      <w:szCs w:val="24"/>
    </w:rPr>
  </w:style>
  <w:style w:type="character" w:styleId="apple-tab-span" w:customStyle="1">
    <w:name w:val="apple-tab-span"/>
    <w:basedOn w:val="Fuentedeprrafopredeter"/>
    <w:rsid w:val="00EE6853"/>
  </w:style>
  <w:style w:type="character" w:styleId="Nmerodelnea">
    <w:name w:val="line number"/>
    <w:basedOn w:val="Fuentedeprrafopredeter"/>
    <w:uiPriority w:val="99"/>
    <w:semiHidden w:val="1"/>
    <w:unhideWhenUsed w:val="1"/>
    <w:rsid w:val="00EE6853"/>
  </w:style>
  <w:style w:type="paragraph" w:styleId="Encabezado">
    <w:name w:val="header"/>
    <w:basedOn w:val="Normal"/>
    <w:link w:val="EncabezadoCar"/>
    <w:uiPriority w:val="99"/>
    <w:unhideWhenUsed w:val="1"/>
    <w:rsid w:val="00EE6853"/>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EE6853"/>
  </w:style>
  <w:style w:type="paragraph" w:styleId="Piedepgina">
    <w:name w:val="footer"/>
    <w:basedOn w:val="Normal"/>
    <w:link w:val="PiedepginaCar"/>
    <w:uiPriority w:val="99"/>
    <w:unhideWhenUsed w:val="1"/>
    <w:rsid w:val="00EE6853"/>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EE6853"/>
  </w:style>
  <w:style w:type="character" w:styleId="Ttulo1Car" w:customStyle="1">
    <w:name w:val="Título 1 Car"/>
    <w:basedOn w:val="Fuentedeprrafopredeter"/>
    <w:link w:val="Ttulo1"/>
    <w:uiPriority w:val="9"/>
    <w:rsid w:val="00F9735D"/>
    <w:rPr>
      <w:rFonts w:asciiTheme="majorHAnsi" w:cstheme="majorBidi" w:eastAsiaTheme="majorEastAsia" w:hAnsiTheme="majorHAnsi"/>
      <w:color w:val="2f5496" w:themeColor="accent1" w:themeShade="0000BF"/>
      <w:sz w:val="32"/>
      <w:szCs w:val="32"/>
    </w:rPr>
  </w:style>
  <w:style w:type="paragraph" w:styleId="TtuloTDC">
    <w:name w:val="TOC Heading"/>
    <w:basedOn w:val="Ttulo1"/>
    <w:next w:val="Normal"/>
    <w:uiPriority w:val="39"/>
    <w:unhideWhenUsed w:val="1"/>
    <w:qFormat w:val="1"/>
    <w:rsid w:val="00F9735D"/>
    <w:pPr>
      <w:outlineLvl w:val="9"/>
    </w:pPr>
  </w:style>
  <w:style w:type="paragraph" w:styleId="TDC2">
    <w:name w:val="toc 2"/>
    <w:basedOn w:val="Normal"/>
    <w:next w:val="Normal"/>
    <w:autoRedefine w:val="1"/>
    <w:uiPriority w:val="39"/>
    <w:unhideWhenUsed w:val="1"/>
    <w:rsid w:val="00F9735D"/>
    <w:pPr>
      <w:spacing w:after="100"/>
      <w:ind w:left="220"/>
    </w:pPr>
    <w:rPr>
      <w:rFonts w:cs="Times New Roman" w:eastAsiaTheme="minorEastAsia"/>
    </w:rPr>
  </w:style>
  <w:style w:type="paragraph" w:styleId="TDC1">
    <w:name w:val="toc 1"/>
    <w:basedOn w:val="Normal"/>
    <w:next w:val="Normal"/>
    <w:autoRedefine w:val="1"/>
    <w:uiPriority w:val="39"/>
    <w:unhideWhenUsed w:val="1"/>
    <w:rsid w:val="00F9735D"/>
    <w:pPr>
      <w:spacing w:after="100"/>
    </w:pPr>
    <w:rPr>
      <w:rFonts w:cs="Times New Roman" w:eastAsiaTheme="minorEastAsia"/>
    </w:rPr>
  </w:style>
  <w:style w:type="paragraph" w:styleId="TDC3">
    <w:name w:val="toc 3"/>
    <w:basedOn w:val="Normal"/>
    <w:next w:val="Normal"/>
    <w:autoRedefine w:val="1"/>
    <w:uiPriority w:val="39"/>
    <w:unhideWhenUsed w:val="1"/>
    <w:rsid w:val="00F9735D"/>
    <w:pPr>
      <w:spacing w:after="100"/>
      <w:ind w:left="446"/>
    </w:pPr>
    <w:rPr>
      <w:rFonts w:cs="Times New Roman" w:eastAsiaTheme="minorEastAsia"/>
    </w:rPr>
  </w:style>
  <w:style w:type="paragraph" w:styleId="Default" w:customStyle="1">
    <w:name w:val="Default"/>
    <w:rsid w:val="00FD2BA8"/>
    <w:pPr>
      <w:autoSpaceDE w:val="0"/>
      <w:autoSpaceDN w:val="0"/>
      <w:adjustRightInd w:val="0"/>
      <w:spacing w:after="0" w:line="240" w:lineRule="auto"/>
    </w:pPr>
    <w:rPr>
      <w:rFonts w:ascii="Verdana" w:cs="Verdana" w:hAnsi="Verdana"/>
      <w:color w:val="000000"/>
      <w:sz w:val="24"/>
      <w:szCs w:val="24"/>
    </w:rPr>
  </w:style>
  <w:style w:type="character" w:styleId="Hipervnculo">
    <w:name w:val="Hyperlink"/>
    <w:basedOn w:val="Fuentedeprrafopredeter"/>
    <w:uiPriority w:val="99"/>
    <w:unhideWhenUsed w:val="1"/>
    <w:rsid w:val="00FD2BA8"/>
    <w:rPr>
      <w:color w:val="0563c1" w:themeColor="hyperlink"/>
      <w:u w:val="single"/>
    </w:rPr>
  </w:style>
  <w:style w:type="character" w:styleId="Mencinsinresolver">
    <w:name w:val="Unresolved Mention"/>
    <w:basedOn w:val="Fuentedeprrafopredeter"/>
    <w:uiPriority w:val="99"/>
    <w:semiHidden w:val="1"/>
    <w:unhideWhenUsed w:val="1"/>
    <w:rsid w:val="00FD2BA8"/>
    <w:rPr>
      <w:color w:val="605e5c"/>
      <w:shd w:color="auto" w:fill="e1dfdd" w:val="clear"/>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anormal"/>
    <w:pPr>
      <w:spacing w:after="0" w:line="240" w:lineRule="auto"/>
    </w:pPr>
    <w:tblPr>
      <w:tblStyleRowBandSize w:val="1"/>
      <w:tblStyleColBandSize w:val="1"/>
    </w:tblPr>
  </w:style>
  <w:style w:type="paragraph" w:styleId="Prrafodelista">
    <w:name w:val="List Paragraph"/>
    <w:basedOn w:val="Normal"/>
    <w:uiPriority w:val="34"/>
    <w:qFormat w:val="1"/>
    <w:rsid w:val="004344E7"/>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2.png"/><Relationship Id="rId10" Type="http://schemas.openxmlformats.org/officeDocument/2006/relationships/hyperlink" Target="mailto:mateorolon64@gmail.com" TargetMode="External"/><Relationship Id="rId13" Type="http://schemas.openxmlformats.org/officeDocument/2006/relationships/hyperlink" Target="https://elearning.bizagi.com/my/" TargetMode="Externa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nahuelfruttero@gmail.com" TargetMode="External"/><Relationship Id="rId15" Type="http://schemas.openxmlformats.org/officeDocument/2006/relationships/header" Target="header2.xml"/><Relationship Id="rId14" Type="http://schemas.openxmlformats.org/officeDocument/2006/relationships/hyperlink" Target="https://drive.google.com/drive/folders/1JDwa1utX6dHprSyl1u6Z6F68zvmDFaoW?usp=drive_link" TargetMode="External"/><Relationship Id="rId17" Type="http://schemas.openxmlformats.org/officeDocument/2006/relationships/header" Target="header1.xml"/><Relationship Id="rId16" Type="http://schemas.openxmlformats.org/officeDocument/2006/relationships/header" Target="header3.xml"/><Relationship Id="rId5" Type="http://schemas.openxmlformats.org/officeDocument/2006/relationships/styles" Target="styles.xml"/><Relationship Id="rId19" Type="http://schemas.openxmlformats.org/officeDocument/2006/relationships/footer" Target="footer3.xml"/><Relationship Id="rId6" Type="http://schemas.openxmlformats.org/officeDocument/2006/relationships/customXml" Target="../customXML/item1.xml"/><Relationship Id="rId18" Type="http://schemas.openxmlformats.org/officeDocument/2006/relationships/footer" Target="footer2.xml"/><Relationship Id="rId7" Type="http://schemas.openxmlformats.org/officeDocument/2006/relationships/hyperlink" Target="mailto:valentinotesta60@gmail.com" TargetMode="External"/><Relationship Id="rId8" Type="http://schemas.openxmlformats.org/officeDocument/2006/relationships/hyperlink" Target="mailto:estefanialope19@gmail.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KnceEw95TVmtKflnQKuT/GAPIlw==">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2024-05-27T19:29:00Z</dcterms:created>
  <dc:creator>Nahuel Fruttero</dc:creator>
</cp:coreProperties>
</file>